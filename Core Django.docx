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04D8D" w14:textId="1B332574" w:rsidR="00A12160" w:rsidRPr="00016DBA" w:rsidRDefault="00E74DD5" w:rsidP="001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2D050"/>
        <w:jc w:val="center"/>
        <w:rPr>
          <w:b/>
          <w:bCs/>
          <w:sz w:val="48"/>
          <w:szCs w:val="48"/>
          <w:lang w:val="en-US"/>
        </w:rPr>
      </w:pPr>
      <w:r w:rsidRPr="005143F8">
        <w:rPr>
          <w:b/>
          <w:bCs/>
          <w:sz w:val="48"/>
          <w:szCs w:val="48"/>
          <w:lang w:val="en-US"/>
        </w:rPr>
        <w:t>Core Django</w:t>
      </w:r>
    </w:p>
    <w:p w14:paraId="09DE6218" w14:textId="77777777" w:rsidR="005143F8" w:rsidRDefault="005143F8" w:rsidP="005143F8">
      <w:pPr>
        <w:jc w:val="center"/>
        <w:rPr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720BB" w14:textId="6067D189" w:rsidR="005143F8" w:rsidRPr="005143F8" w:rsidRDefault="005143F8" w:rsidP="001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3F8">
        <w:rPr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virtual environment:</w:t>
      </w:r>
    </w:p>
    <w:p w14:paraId="712F68FE" w14:textId="77777777" w:rsidR="005143F8" w:rsidRPr="005143F8" w:rsidRDefault="005143F8" w:rsidP="00CF7902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3F8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 install virtualenvwrapper-win</w:t>
      </w:r>
    </w:p>
    <w:p w14:paraId="42DBC7EB" w14:textId="77777777" w:rsidR="005143F8" w:rsidRPr="005143F8" w:rsidRDefault="005143F8" w:rsidP="00CF7902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3F8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mkvirtualenv envname</w:t>
      </w:r>
    </w:p>
    <w:p w14:paraId="04914EBA" w14:textId="77777777" w:rsidR="005143F8" w:rsidRPr="005143F8" w:rsidRDefault="005143F8" w:rsidP="00CF7902">
      <w:pPr>
        <w:pStyle w:val="ListParagraph"/>
        <w:numPr>
          <w:ilvl w:val="0"/>
          <w:numId w:val="27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3F8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workon envname</w:t>
      </w:r>
    </w:p>
    <w:p w14:paraId="5585EC91" w14:textId="08219135" w:rsidR="005143F8" w:rsidRDefault="005143F8" w:rsidP="001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Django In public Directery</w:t>
      </w:r>
    </w:p>
    <w:p w14:paraId="0DD15CF5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2618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 install Django </w:t>
      </w:r>
    </w:p>
    <w:p w14:paraId="33E7D428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80F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 -m django 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</w:t>
      </w:r>
      <w:r w:rsidRPr="0015580F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</w:t>
      </w:r>
    </w:p>
    <w:p w14:paraId="5FC2E25D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80F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django-admin startproject firstproject</w:t>
      </w:r>
    </w:p>
    <w:p w14:paraId="5272EFD6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in firstfroject dir.(cd firstproject)</w:t>
      </w:r>
    </w:p>
    <w:p w14:paraId="1E67CDB8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manage.py startapp appname</w:t>
      </w:r>
    </w:p>
    <w:p w14:paraId="0F4BD1AE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manage.py makemigrations</w:t>
      </w:r>
    </w:p>
    <w:p w14:paraId="6AB7BEC6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manage.py migrate</w:t>
      </w:r>
    </w:p>
    <w:p w14:paraId="261EA579" w14:textId="77777777" w:rsidR="005143F8" w:rsidRDefault="005143F8" w:rsidP="00CF7902">
      <w:pPr>
        <w:pStyle w:val="ListParagraph"/>
        <w:numPr>
          <w:ilvl w:val="0"/>
          <w:numId w:val="28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mange.py runserver</w:t>
      </w:r>
    </w:p>
    <w:p w14:paraId="0A00A4CA" w14:textId="55BEA296" w:rsidR="00E74DD5" w:rsidRDefault="00E74DD5" w:rsidP="00E74DD5">
      <w:pPr>
        <w:rPr>
          <w:sz w:val="48"/>
          <w:szCs w:val="48"/>
          <w:u w:val="single"/>
          <w:lang w:val="en-US"/>
        </w:rPr>
      </w:pPr>
    </w:p>
    <w:p w14:paraId="3B0F5DFA" w14:textId="5795268C" w:rsidR="001B4748" w:rsidRPr="005143F8" w:rsidRDefault="005143F8" w:rsidP="001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</w:t>
      </w:r>
      <w:r w:rsidRPr="005143F8">
        <w:rPr>
          <w:b/>
          <w:bCs/>
          <w:sz w:val="32"/>
          <w:szCs w:val="32"/>
          <w:lang w:val="en-US"/>
        </w:rPr>
        <w:t>Snippet</w:t>
      </w:r>
      <w:r w:rsidRPr="005143F8">
        <w:rPr>
          <w:lang w:val="en-US"/>
        </w:rPr>
        <w:sym w:font="Wingdings" w:char="F0E8"/>
      </w:r>
      <w:r w:rsidR="00E74DD5" w:rsidRPr="005143F8">
        <w:rPr>
          <w:b/>
          <w:bCs/>
          <w:sz w:val="32"/>
          <w:szCs w:val="32"/>
          <w:lang w:val="en-US"/>
        </w:rPr>
        <w:t>Install python(pydev) in vs code</w:t>
      </w:r>
      <w:r w:rsidRPr="005143F8">
        <w:rPr>
          <w:b/>
          <w:bCs/>
          <w:sz w:val="32"/>
          <w:szCs w:val="32"/>
          <w:lang w:val="en-US"/>
        </w:rPr>
        <w:t>..</w:t>
      </w:r>
    </w:p>
    <w:p w14:paraId="4D89D212" w14:textId="7796AFB3" w:rsidR="00E74DD5" w:rsidRDefault="001B4748" w:rsidP="001B4748">
      <w:pPr>
        <w:rPr>
          <w:b/>
          <w:bCs/>
          <w:sz w:val="32"/>
          <w:szCs w:val="32"/>
          <w:u w:val="single"/>
          <w:lang w:val="en-US"/>
        </w:rPr>
      </w:pPr>
      <w:r w:rsidRPr="001B4748">
        <w:rPr>
          <w:b/>
          <w:bCs/>
          <w:sz w:val="32"/>
          <w:szCs w:val="32"/>
          <w:u w:val="single"/>
          <w:lang w:val="en-US"/>
        </w:rPr>
        <w:t>urls.py:</w:t>
      </w:r>
    </w:p>
    <w:p w14:paraId="7FC42B4D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23BE2C53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51B72FA9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django.urls.conf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include</w:t>
      </w:r>
    </w:p>
    <w:p w14:paraId="7BAC597B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1DF1C3E3" w14:textId="77777777" w:rsidR="001B4748" w:rsidRPr="005143F8" w:rsidRDefault="001B4748" w:rsidP="001B4748">
      <w:pPr>
        <w:shd w:val="clear" w:color="auto" w:fill="1E1E1E"/>
        <w:spacing w:after="24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F4AD36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6BA5D0F9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534ED0EC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'home/'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'social.urls'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11B1E04E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,RedirectView.as_view(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'home/'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6FF6B965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118CEDA" w14:textId="67334635" w:rsid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</w:p>
    <w:p w14:paraId="35195C76" w14:textId="6D65E8C8" w:rsidR="001B4748" w:rsidRP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Views.py</w:t>
      </w:r>
    </w:p>
    <w:p w14:paraId="79139F5E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00D5CD84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social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2539F7E1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E72BAF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2E83BFB7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0F5E9744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DCED8A8" w14:textId="2B5D6765" w:rsidR="00E74DD5" w:rsidRDefault="00E74DD5" w:rsidP="00803E2C">
      <w:pPr>
        <w:pStyle w:val="NoSpacing"/>
        <w:rPr>
          <w:lang w:val="en-US"/>
        </w:rPr>
      </w:pPr>
    </w:p>
    <w:p w14:paraId="39546821" w14:textId="762B9D0A" w:rsidR="00803E2C" w:rsidRDefault="00803E2C" w:rsidP="00803E2C">
      <w:pPr>
        <w:pStyle w:val="NoSpacing"/>
        <w:rPr>
          <w:lang w:val="en-US"/>
        </w:rPr>
      </w:pPr>
    </w:p>
    <w:p w14:paraId="02348DC9" w14:textId="353002F4" w:rsidR="00803E2C" w:rsidRDefault="00803E2C" w:rsidP="00803E2C">
      <w:pPr>
        <w:pStyle w:val="NoSpacing"/>
        <w:rPr>
          <w:lang w:val="en-US"/>
        </w:rPr>
      </w:pPr>
    </w:p>
    <w:p w14:paraId="0DEE278F" w14:textId="26380505" w:rsidR="00803E2C" w:rsidRDefault="00803E2C" w:rsidP="001B474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jc w:val="center"/>
        <w:rPr>
          <w:b/>
          <w:bCs/>
          <w:sz w:val="44"/>
          <w:szCs w:val="44"/>
        </w:rPr>
      </w:pPr>
      <w:r w:rsidRPr="00803E2C">
        <w:rPr>
          <w:b/>
          <w:bCs/>
          <w:sz w:val="44"/>
          <w:szCs w:val="44"/>
        </w:rPr>
        <w:t>HttpResponse</w:t>
      </w:r>
    </w:p>
    <w:p w14:paraId="6C1CCCE4" w14:textId="77777777" w:rsidR="001B4748" w:rsidRDefault="001B4748" w:rsidP="00803E2C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886A14A" w14:textId="310A1D8F" w:rsidR="001B4748" w:rsidRPr="001B4748" w:rsidRDefault="001B4748" w:rsidP="00803E2C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1B4748">
        <w:rPr>
          <w:b/>
          <w:bCs/>
          <w:sz w:val="28"/>
          <w:szCs w:val="28"/>
          <w:u w:val="single"/>
          <w:lang w:val="en-US"/>
        </w:rPr>
        <w:t>Views.py</w:t>
      </w:r>
    </w:p>
    <w:p w14:paraId="4F42B4E5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4D229E9D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442BDCAE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</w:t>
      </w:r>
    </w:p>
    <w:p w14:paraId="61BDCB69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3170EE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8C648FC" w14:textId="77777777" w:rsidR="00E74DD5" w:rsidRPr="005143F8" w:rsidRDefault="00E74DD5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bookmarkStart w:id="0" w:name="_Hlk46780954"/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HttpResponse</w:t>
      </w:r>
      <w:bookmarkEnd w:id="0"/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 Pradip"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AAE590" w14:textId="60E4AF08" w:rsidR="00E74DD5" w:rsidRDefault="00E74DD5" w:rsidP="00E74DD5">
      <w:pPr>
        <w:rPr>
          <w:sz w:val="32"/>
          <w:szCs w:val="32"/>
          <w:u w:val="single"/>
          <w:lang w:val="en-US"/>
        </w:rPr>
      </w:pPr>
    </w:p>
    <w:p w14:paraId="401BB46D" w14:textId="4E25590C" w:rsidR="00E74DD5" w:rsidRPr="00803E2C" w:rsidRDefault="00803E2C" w:rsidP="001B47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jc w:val="center"/>
        <w:rPr>
          <w:b/>
          <w:bCs/>
          <w:sz w:val="40"/>
          <w:szCs w:val="40"/>
          <w:lang w:val="en-US"/>
        </w:rPr>
      </w:pPr>
      <w:r w:rsidRPr="00803E2C">
        <w:rPr>
          <w:b/>
          <w:bCs/>
          <w:sz w:val="40"/>
          <w:szCs w:val="40"/>
          <w:lang w:val="en-US"/>
        </w:rPr>
        <w:t>context</w:t>
      </w:r>
    </w:p>
    <w:p w14:paraId="2D4B2AAD" w14:textId="0647BDBC" w:rsid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views.py:</w:t>
      </w:r>
    </w:p>
    <w:p w14:paraId="7336175F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7D2B9E4E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from django.http.response import HttpResponse</w:t>
      </w:r>
    </w:p>
    <w:p w14:paraId="0D650DDA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</w:t>
      </w:r>
    </w:p>
    <w:p w14:paraId="78D10CE1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E805C8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328ED2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49DB481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fname = {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"surname"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12284C3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44C2D1E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'home.html'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,fname)</w:t>
      </w:r>
    </w:p>
    <w:p w14:paraId="09469105" w14:textId="77777777" w:rsidR="001B4748" w:rsidRP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</w:p>
    <w:p w14:paraId="6B366782" w14:textId="6FD1AA99" w:rsid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home.html:</w:t>
      </w:r>
    </w:p>
    <w:p w14:paraId="34A6D076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80226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97705B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E12F9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AB1FA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BA7D4B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 page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565EF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46ACC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82004F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 {{name}}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29544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 {{surname}}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51EE1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E7B06" w14:textId="77777777" w:rsidR="001B4748" w:rsidRPr="005143F8" w:rsidRDefault="001B4748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143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A95EF" w14:textId="0599A2A9" w:rsidR="001B4748" w:rsidRDefault="001B4748" w:rsidP="001B4748">
      <w:pPr>
        <w:rPr>
          <w:b/>
          <w:bCs/>
          <w:sz w:val="32"/>
          <w:szCs w:val="32"/>
          <w:u w:val="single"/>
          <w:lang w:val="en-US"/>
        </w:rPr>
      </w:pPr>
    </w:p>
    <w:p w14:paraId="566E7D14" w14:textId="59A59C19" w:rsidR="00D43B52" w:rsidRPr="00D43B52" w:rsidRDefault="00D43B52" w:rsidP="00D43B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36"/>
          <w:szCs w:val="36"/>
          <w:lang w:val="en-US"/>
        </w:rPr>
      </w:pPr>
      <w:r w:rsidRPr="00D43B52">
        <w:rPr>
          <w:b/>
          <w:bCs/>
          <w:sz w:val="36"/>
          <w:szCs w:val="36"/>
          <w:lang w:val="en-US"/>
        </w:rPr>
        <w:t>Template outside application</w:t>
      </w:r>
    </w:p>
    <w:p w14:paraId="7201EAAF" w14:textId="75A85915" w:rsidR="00D43B52" w:rsidRPr="001B4748" w:rsidRDefault="00D43B52" w:rsidP="001B474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Settings.py:</w:t>
      </w:r>
    </w:p>
    <w:p w14:paraId="66371D67" w14:textId="6B6FD3C1" w:rsidR="00D43B52" w:rsidRDefault="00D36360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TEMPLATES_DIR = os.path.join(BASE_DIR,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'templates'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1B7D10" w14:textId="77777777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0BD738" w14:textId="3578613C" w:rsidR="00D36360" w:rsidRPr="005143F8" w:rsidRDefault="00D36360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TEMPLATES = [</w:t>
      </w:r>
    </w:p>
    <w:p w14:paraId="544C4B52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</w:t>
      </w:r>
    </w:p>
    <w:p w14:paraId="0DF269AD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'django.template.backends.django.DjangoTemplates'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7CCC00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'DIRS'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[TEMPLATES_DIR],</w:t>
      </w:r>
    </w:p>
    <w:p w14:paraId="74EEBC0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'APP_DIRS'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5AF63CF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'OPTIONS'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{</w:t>
      </w:r>
    </w:p>
    <w:p w14:paraId="3494AFFA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'context_processors'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[</w:t>
      </w:r>
    </w:p>
    <w:p w14:paraId="472FD10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'django.template.context_processors.debug'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071DC46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'django.template.context_processors.request'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B1C12C9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'django.contrib.auth.context_processors.auth'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09B369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'django.contrib.messages.context_processors.messages'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234AFDE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],</w:t>
      </w:r>
    </w:p>
    <w:p w14:paraId="2A4BA0B5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},</w:t>
      </w:r>
    </w:p>
    <w:p w14:paraId="3260F70D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},</w:t>
      </w:r>
    </w:p>
    <w:p w14:paraId="4CF28982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83C60F9" w14:textId="5CD51665" w:rsidR="00D36360" w:rsidRDefault="00D36360" w:rsidP="00D36360">
      <w:pPr>
        <w:pStyle w:val="ListParagraph"/>
        <w:ind w:left="1440"/>
        <w:rPr>
          <w:sz w:val="32"/>
          <w:szCs w:val="32"/>
          <w:lang w:val="en-US"/>
        </w:rPr>
      </w:pPr>
    </w:p>
    <w:p w14:paraId="75C91BA5" w14:textId="7254ADB7" w:rsidR="00D36360" w:rsidRPr="00D43B52" w:rsidRDefault="00D43B52" w:rsidP="00D43B5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Dj/urls.py:</w:t>
      </w:r>
    </w:p>
    <w:p w14:paraId="4BDB53F7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38310CD0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CC5587C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django.urls.conf </w:t>
      </w: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include</w:t>
      </w:r>
    </w:p>
    <w:p w14:paraId="49E06D7B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D363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41D4D8C2" w14:textId="77777777" w:rsidR="00D36360" w:rsidRPr="00D36360" w:rsidRDefault="00D36360" w:rsidP="00D3636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8C527C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2B4527E1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1717AB7F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'social/'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'social.urls'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021AE8EE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'course/'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'course.urls'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5D669201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,RedirectView.as_view(</w:t>
      </w:r>
      <w:r w:rsidRPr="00D363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63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'social/'</w:t>
      </w: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42FC1C43" w14:textId="77777777" w:rsidR="00D36360" w:rsidRPr="00D36360" w:rsidRDefault="00D36360" w:rsidP="00D363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363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E347931" w14:textId="6E1A2C8F" w:rsidR="00D43B52" w:rsidRPr="00D43B52" w:rsidRDefault="00D43B52" w:rsidP="00D43B52">
      <w:pPr>
        <w:rPr>
          <w:b/>
          <w:bCs/>
          <w:sz w:val="16"/>
          <w:szCs w:val="16"/>
          <w:lang w:val="en-US"/>
        </w:rPr>
      </w:pPr>
    </w:p>
    <w:p w14:paraId="7D2C492E" w14:textId="29AFDDD8" w:rsidR="00D43B52" w:rsidRPr="00D43B52" w:rsidRDefault="00D43B52" w:rsidP="00D43B52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course/urls</w:t>
      </w:r>
      <w:r w:rsidRPr="00D43B52">
        <w:rPr>
          <w:b/>
          <w:bCs/>
          <w:sz w:val="28"/>
          <w:szCs w:val="28"/>
          <w:u w:val="single"/>
          <w:lang w:val="en-US"/>
        </w:rPr>
        <w:t>.py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76FFD212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F2B0668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40A1A603" w14:textId="77777777" w:rsidR="00D36360" w:rsidRPr="005143F8" w:rsidRDefault="00D36360" w:rsidP="005143F8">
      <w:pPr>
        <w:shd w:val="clear" w:color="auto" w:fill="1E1E1E"/>
        <w:spacing w:after="24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6A9FF4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59870577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'index/'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2BE99E6B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A2A7DAD" w14:textId="7B2444AA" w:rsidR="00D43B52" w:rsidRDefault="00D43B52" w:rsidP="00D43B52">
      <w:pPr>
        <w:rPr>
          <w:sz w:val="32"/>
          <w:szCs w:val="32"/>
          <w:lang w:val="en-US"/>
        </w:rPr>
      </w:pPr>
    </w:p>
    <w:p w14:paraId="396B2066" w14:textId="5A63B7C6" w:rsidR="00D43B52" w:rsidRPr="00D43B52" w:rsidRDefault="00D43B52" w:rsidP="00D43B5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Views.py:</w:t>
      </w:r>
    </w:p>
    <w:p w14:paraId="2BCEA96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3244C502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469E3E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7317310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'course/home.html'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F1C1DC8" w14:textId="77777777" w:rsidR="00D43B52" w:rsidRDefault="00D43B52" w:rsidP="00D36360">
      <w:pPr>
        <w:jc w:val="both"/>
        <w:rPr>
          <w:b/>
          <w:bCs/>
          <w:sz w:val="28"/>
          <w:szCs w:val="28"/>
          <w:u w:val="single"/>
          <w:lang w:val="en-US"/>
        </w:rPr>
      </w:pPr>
    </w:p>
    <w:p w14:paraId="6BE27722" w14:textId="14AF458B" w:rsidR="00D36360" w:rsidRPr="00D43B52" w:rsidRDefault="00D43B52" w:rsidP="00D36360">
      <w:pPr>
        <w:jc w:val="both"/>
        <w:rPr>
          <w:b/>
          <w:bCs/>
          <w:sz w:val="32"/>
          <w:szCs w:val="32"/>
          <w:u w:val="single"/>
          <w:lang w:val="en-US"/>
        </w:rPr>
      </w:pPr>
      <w:r w:rsidRPr="00D43B52">
        <w:rPr>
          <w:b/>
          <w:bCs/>
          <w:sz w:val="32"/>
          <w:szCs w:val="32"/>
          <w:u w:val="single"/>
          <w:lang w:val="en-US"/>
        </w:rPr>
        <w:t>social/urls.py:</w:t>
      </w:r>
    </w:p>
    <w:p w14:paraId="3DE87E57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1B43AAF2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social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0E01C98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9C073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7DCCDEE1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'home/'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378F5626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33A2A7F" w14:textId="23676834" w:rsidR="00D36360" w:rsidRDefault="00D36360" w:rsidP="00D36360">
      <w:pPr>
        <w:rPr>
          <w:sz w:val="32"/>
          <w:szCs w:val="32"/>
          <w:lang w:val="en-US"/>
        </w:rPr>
      </w:pPr>
    </w:p>
    <w:p w14:paraId="5115592C" w14:textId="7C1EBF9C" w:rsidR="00D36360" w:rsidRPr="00D43B52" w:rsidRDefault="00D43B52" w:rsidP="00D36360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Views.py:</w:t>
      </w:r>
    </w:p>
    <w:p w14:paraId="01B24AFD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2FF36B88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from django.http.response import HttpResponse</w:t>
      </w:r>
    </w:p>
    <w:p w14:paraId="28710CEA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</w:t>
      </w:r>
    </w:p>
    <w:p w14:paraId="14092296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808319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143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143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6322F2D" w14:textId="77777777" w:rsidR="00D36360" w:rsidRPr="005143F8" w:rsidRDefault="00D36360" w:rsidP="005143F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143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5143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'social/index.html'</w:t>
      </w:r>
      <w:r w:rsidRPr="005143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061C02" w14:textId="31A8D7F5" w:rsidR="00BD4F51" w:rsidRDefault="00BD4F51" w:rsidP="00CE1C0A">
      <w:pPr>
        <w:rPr>
          <w:sz w:val="32"/>
          <w:szCs w:val="32"/>
          <w:lang w:val="en-US"/>
        </w:rPr>
      </w:pPr>
    </w:p>
    <w:p w14:paraId="3D205913" w14:textId="6877BF23" w:rsidR="00D43B52" w:rsidRPr="00D43B52" w:rsidRDefault="00BD4F51" w:rsidP="00D43B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jc w:val="center"/>
        <w:rPr>
          <w:b/>
          <w:bCs/>
          <w:sz w:val="40"/>
          <w:szCs w:val="40"/>
          <w:lang w:val="en-US"/>
        </w:rPr>
      </w:pPr>
      <w:r w:rsidRPr="00D43B52">
        <w:rPr>
          <w:b/>
          <w:bCs/>
          <w:sz w:val="40"/>
          <w:szCs w:val="40"/>
          <w:lang w:val="en-US"/>
        </w:rPr>
        <w:t xml:space="preserve">Static </w:t>
      </w:r>
      <w:r w:rsidR="00D43B52">
        <w:rPr>
          <w:b/>
          <w:bCs/>
          <w:sz w:val="40"/>
          <w:szCs w:val="40"/>
          <w:lang w:val="en-US"/>
        </w:rPr>
        <w:t>File</w:t>
      </w:r>
    </w:p>
    <w:p w14:paraId="4410A7BD" w14:textId="0508934E" w:rsidR="00CE1C0A" w:rsidRDefault="00D43B52" w:rsidP="00CE1C0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Settings.py:</w:t>
      </w:r>
    </w:p>
    <w:p w14:paraId="06080A3B" w14:textId="77777777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7D317A" w14:textId="755B1942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STATIC_DIR = os.path.join(BASE_DIR,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'static'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2E4EFE3" w14:textId="77777777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E0106D" w14:textId="77777777" w:rsidR="00D43B52" w:rsidRPr="001B4748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STATIC_URL = 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'/static/'</w:t>
      </w:r>
    </w:p>
    <w:p w14:paraId="1CE31039" w14:textId="4DF22064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STATICFILES_DIRS = [STATIC_DIR]</w:t>
      </w:r>
    </w:p>
    <w:p w14:paraId="7D295BC9" w14:textId="77777777" w:rsidR="00D43B52" w:rsidRDefault="00D43B52" w:rsidP="00D43B52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661394" w14:textId="77777777" w:rsidR="00D43B52" w:rsidRDefault="00D43B52" w:rsidP="00CE1C0A">
      <w:pPr>
        <w:rPr>
          <w:b/>
          <w:bCs/>
          <w:sz w:val="32"/>
          <w:szCs w:val="32"/>
          <w:u w:val="single"/>
          <w:lang w:val="en-US"/>
        </w:rPr>
      </w:pPr>
    </w:p>
    <w:p w14:paraId="3507C472" w14:textId="43F4F4F4" w:rsidR="00D43B52" w:rsidRPr="00D43B52" w:rsidRDefault="00D43B52" w:rsidP="00CE1C0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Home.html:</w:t>
      </w:r>
    </w:p>
    <w:p w14:paraId="3E219EFB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DCC918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load static %}</w:t>
      </w:r>
    </w:p>
    <w:p w14:paraId="731B6340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BB7DAA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D0E6DB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54263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0C035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 static 'course/style.css' %}"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91A8ED6" w14:textId="4CCCBD6B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6A2EE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52940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C5D35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 word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095BE" w14:textId="77777777" w:rsidR="00CE1C0A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1E8BC6" w14:textId="499525D9" w:rsidR="00803E2C" w:rsidRPr="001B4748" w:rsidRDefault="00CE1C0A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98FFA8" w14:textId="413B7BB9" w:rsidR="00E74DD5" w:rsidRDefault="00E74DD5" w:rsidP="00E74DD5">
      <w:pPr>
        <w:jc w:val="center"/>
        <w:rPr>
          <w:sz w:val="48"/>
          <w:szCs w:val="48"/>
          <w:u w:val="single"/>
          <w:lang w:val="en-US"/>
        </w:rPr>
      </w:pPr>
    </w:p>
    <w:p w14:paraId="22064E09" w14:textId="20081C0E" w:rsidR="00803E2C" w:rsidRPr="00181A55" w:rsidRDefault="00803E2C" w:rsidP="00181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181A55">
        <w:rPr>
          <w:b/>
          <w:bCs/>
          <w:sz w:val="40"/>
          <w:szCs w:val="40"/>
          <w:lang w:val="en-US"/>
        </w:rPr>
        <w:t>Url shortcut</w:t>
      </w:r>
      <w:r w:rsidR="008D450F" w:rsidRPr="00181A55">
        <w:rPr>
          <w:b/>
          <w:bCs/>
          <w:sz w:val="40"/>
          <w:szCs w:val="40"/>
          <w:lang w:val="en-US"/>
        </w:rPr>
        <w:t>t</w:t>
      </w:r>
    </w:p>
    <w:p w14:paraId="32D5D89B" w14:textId="53225722" w:rsidR="00803E2C" w:rsidRPr="00181A55" w:rsidRDefault="00181A55" w:rsidP="001B474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u</w:t>
      </w:r>
      <w:r w:rsidRPr="00181A55">
        <w:rPr>
          <w:b/>
          <w:bCs/>
          <w:sz w:val="28"/>
          <w:szCs w:val="28"/>
          <w:u w:val="single"/>
          <w:lang w:val="en-US"/>
        </w:rPr>
        <w:t>rls.py:</w:t>
      </w:r>
    </w:p>
    <w:p w14:paraId="22ED2B87" w14:textId="77777777" w:rsidR="00181A55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61FB6973" w14:textId="7FABA0FF" w:rsidR="00181A55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path(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'about/'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,views.about,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"ab"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64C575C" w14:textId="77777777" w:rsidR="00181A55" w:rsidRPr="001B4748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A87558" w14:textId="77777777" w:rsidR="00181A55" w:rsidRDefault="00181A55" w:rsidP="001B4748">
      <w:pPr>
        <w:rPr>
          <w:b/>
          <w:bCs/>
          <w:sz w:val="28"/>
          <w:szCs w:val="28"/>
          <w:u w:val="single"/>
          <w:lang w:val="en-US"/>
        </w:rPr>
      </w:pPr>
    </w:p>
    <w:p w14:paraId="7F7C6353" w14:textId="1221F45E" w:rsidR="00181A55" w:rsidRPr="00181A55" w:rsidRDefault="00181A55" w:rsidP="001B4748">
      <w:pPr>
        <w:rPr>
          <w:b/>
          <w:bCs/>
          <w:sz w:val="28"/>
          <w:szCs w:val="28"/>
          <w:u w:val="single"/>
          <w:lang w:val="en-US"/>
        </w:rPr>
      </w:pPr>
      <w:r w:rsidRPr="00181A55">
        <w:rPr>
          <w:b/>
          <w:bCs/>
          <w:sz w:val="28"/>
          <w:szCs w:val="28"/>
          <w:u w:val="single"/>
          <w:lang w:val="en-US"/>
        </w:rPr>
        <w:t>home.html:</w:t>
      </w:r>
    </w:p>
    <w:p w14:paraId="153D1BBC" w14:textId="77777777" w:rsidR="00181A55" w:rsidRDefault="00803E2C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39C8CBBC" w14:textId="645DCADE" w:rsidR="00803E2C" w:rsidRDefault="00803E2C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B47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47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 url 'ab' %}"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about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B47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1B47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CA31A" w14:textId="77777777" w:rsidR="00181A55" w:rsidRPr="001B4748" w:rsidRDefault="00181A55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5C9EB6" w14:textId="63967B66" w:rsidR="00803E2C" w:rsidRDefault="00803E2C" w:rsidP="00803E2C">
      <w:pPr>
        <w:rPr>
          <w:sz w:val="48"/>
          <w:szCs w:val="48"/>
          <w:u w:val="single"/>
          <w:lang w:val="en-US"/>
        </w:rPr>
      </w:pPr>
    </w:p>
    <w:p w14:paraId="5B2CE3AD" w14:textId="7FB3B3E7" w:rsidR="00803E2C" w:rsidRPr="00181A55" w:rsidRDefault="00803E2C" w:rsidP="00181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181A55">
        <w:rPr>
          <w:b/>
          <w:bCs/>
          <w:sz w:val="40"/>
          <w:szCs w:val="40"/>
          <w:lang w:val="en-US"/>
        </w:rPr>
        <w:t xml:space="preserve">Include </w:t>
      </w:r>
      <w:r w:rsidR="00BD4F51" w:rsidRPr="00181A55">
        <w:rPr>
          <w:b/>
          <w:bCs/>
          <w:sz w:val="40"/>
          <w:szCs w:val="40"/>
          <w:lang w:val="en-US"/>
        </w:rPr>
        <w:t xml:space="preserve">method </w:t>
      </w:r>
      <w:r w:rsidRPr="00181A55">
        <w:rPr>
          <w:b/>
          <w:bCs/>
          <w:sz w:val="40"/>
          <w:szCs w:val="40"/>
          <w:lang w:val="en-US"/>
        </w:rPr>
        <w:t>(Joit Another html)</w:t>
      </w:r>
    </w:p>
    <w:p w14:paraId="2BD8F437" w14:textId="610DC461" w:rsidR="00803E2C" w:rsidRDefault="00181A55" w:rsidP="001B4748">
      <w:pPr>
        <w:rPr>
          <w:b/>
          <w:bCs/>
          <w:sz w:val="28"/>
          <w:szCs w:val="28"/>
          <w:u w:val="single"/>
          <w:lang w:val="en-US"/>
        </w:rPr>
      </w:pPr>
      <w:r w:rsidRPr="00181A55">
        <w:rPr>
          <w:b/>
          <w:bCs/>
          <w:sz w:val="28"/>
          <w:szCs w:val="28"/>
          <w:u w:val="single"/>
          <w:lang w:val="en-US"/>
        </w:rPr>
        <w:t>Home.html:</w:t>
      </w:r>
    </w:p>
    <w:p w14:paraId="20A6EE9B" w14:textId="77777777" w:rsidR="00181A55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1501FB" w14:textId="3F1C7970" w:rsidR="00181A55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include 'course/best.html' %}</w:t>
      </w:r>
    </w:p>
    <w:p w14:paraId="426BA251" w14:textId="77777777" w:rsidR="00181A55" w:rsidRPr="001B4748" w:rsidRDefault="00181A55" w:rsidP="00181A55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339CD8" w14:textId="77777777" w:rsidR="00181A55" w:rsidRPr="00181A55" w:rsidRDefault="00181A55" w:rsidP="001B4748">
      <w:pPr>
        <w:rPr>
          <w:b/>
          <w:bCs/>
          <w:sz w:val="28"/>
          <w:szCs w:val="28"/>
          <w:u w:val="single"/>
          <w:lang w:val="en-US"/>
        </w:rPr>
      </w:pPr>
    </w:p>
    <w:p w14:paraId="3038AA83" w14:textId="4FD90C4E" w:rsidR="00BD4F51" w:rsidRPr="001B4748" w:rsidRDefault="00BD4F51" w:rsidP="001B4748">
      <w:pPr>
        <w:shd w:val="clear" w:color="auto" w:fill="1E1E1E"/>
        <w:spacing w:after="0" w:line="285" w:lineRule="atLeast"/>
        <w:ind w:left="108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47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include 'course/best.html' with p="hello" %}</w:t>
      </w:r>
    </w:p>
    <w:p w14:paraId="201EADBB" w14:textId="77777777" w:rsidR="0040532D" w:rsidRDefault="00F724F9" w:rsidP="00BD4F5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  </w:t>
      </w:r>
    </w:p>
    <w:p w14:paraId="58F20C5A" w14:textId="3E4E0C8D" w:rsidR="00BD4F51" w:rsidRPr="00181A55" w:rsidRDefault="00F724F9" w:rsidP="00181A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181A55">
        <w:rPr>
          <w:b/>
          <w:bCs/>
          <w:sz w:val="40"/>
          <w:szCs w:val="40"/>
          <w:lang w:val="en-US"/>
        </w:rPr>
        <w:t>ORM(OBJECT RELATION MODEL)</w:t>
      </w:r>
    </w:p>
    <w:p w14:paraId="1E94C977" w14:textId="77777777" w:rsidR="00F724F9" w:rsidRPr="00F724F9" w:rsidRDefault="00F724F9" w:rsidP="00F724F9">
      <w:pPr>
        <w:rPr>
          <w:sz w:val="40"/>
          <w:szCs w:val="40"/>
          <w:u w:val="single"/>
          <w:lang w:val="en-US"/>
        </w:rPr>
      </w:pPr>
    </w:p>
    <w:p w14:paraId="6C7521AC" w14:textId="202333C0" w:rsidR="00F724F9" w:rsidRPr="00F724F9" w:rsidRDefault="00F724F9" w:rsidP="00CF7902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F724F9">
        <w:rPr>
          <w:sz w:val="40"/>
          <w:szCs w:val="40"/>
          <w:lang w:val="en-US"/>
        </w:rPr>
        <w:t>Makemigration :: It’s creat sql query</w:t>
      </w:r>
    </w:p>
    <w:p w14:paraId="0185198E" w14:textId="7FF900E2" w:rsidR="00F724F9" w:rsidRDefault="00F724F9" w:rsidP="00CF7902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F724F9">
        <w:rPr>
          <w:sz w:val="40"/>
          <w:szCs w:val="40"/>
          <w:lang w:val="en-US"/>
        </w:rPr>
        <w:t>Migrate :: It’s execute sql query</w:t>
      </w:r>
    </w:p>
    <w:p w14:paraId="0EA3DA90" w14:textId="77777777" w:rsidR="00711FA1" w:rsidRDefault="00711FA1" w:rsidP="00711FA1">
      <w:pPr>
        <w:pStyle w:val="ListParagraph"/>
        <w:rPr>
          <w:sz w:val="40"/>
          <w:szCs w:val="40"/>
          <w:lang w:val="en-US"/>
        </w:rPr>
      </w:pPr>
    </w:p>
    <w:p w14:paraId="332922D0" w14:textId="60B576FD" w:rsidR="00711FA1" w:rsidRPr="00181A55" w:rsidRDefault="00711FA1" w:rsidP="00181A55">
      <w:pP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181A55">
        <w:rPr>
          <w:b/>
          <w:bCs/>
          <w:sz w:val="40"/>
          <w:szCs w:val="40"/>
          <w:lang w:val="en-US"/>
        </w:rPr>
        <w:t xml:space="preserve">INSTALL </w:t>
      </w:r>
      <w:r w:rsidR="00B57B2F" w:rsidRPr="00181A55">
        <w:rPr>
          <w:b/>
          <w:bCs/>
          <w:sz w:val="40"/>
          <w:szCs w:val="40"/>
          <w:lang w:val="en-US"/>
        </w:rPr>
        <w:t>S</w:t>
      </w:r>
      <w:r w:rsidRPr="00181A55">
        <w:rPr>
          <w:b/>
          <w:bCs/>
          <w:sz w:val="40"/>
          <w:szCs w:val="40"/>
          <w:lang w:val="en-US"/>
        </w:rPr>
        <w:t>QL DATABASE</w:t>
      </w:r>
    </w:p>
    <w:p w14:paraId="2CA2C45E" w14:textId="7C02715D" w:rsidR="00B57B2F" w:rsidRPr="00181A55" w:rsidRDefault="00B57B2F" w:rsidP="00CF7902">
      <w:pPr>
        <w:pStyle w:val="ListParagraph"/>
        <w:numPr>
          <w:ilvl w:val="0"/>
          <w:numId w:val="29"/>
        </w:numPr>
        <w:rPr>
          <w:sz w:val="26"/>
          <w:szCs w:val="26"/>
          <w:lang w:val="en-US"/>
        </w:rPr>
      </w:pPr>
      <w:r w:rsidRPr="00181A55">
        <w:rPr>
          <w:sz w:val="26"/>
          <w:szCs w:val="26"/>
          <w:lang w:val="en-US"/>
        </w:rPr>
        <w:t>Load db</w:t>
      </w:r>
    </w:p>
    <w:p w14:paraId="069E71A7" w14:textId="077AD755" w:rsidR="00B57B2F" w:rsidRDefault="00B57B2F" w:rsidP="00B57B2F">
      <w:pPr>
        <w:ind w:left="2743"/>
        <w:rPr>
          <w:sz w:val="40"/>
          <w:szCs w:val="40"/>
          <w:lang w:val="en-US"/>
        </w:rPr>
      </w:pPr>
    </w:p>
    <w:p w14:paraId="498CFB29" w14:textId="23495A2C" w:rsidR="00181A55" w:rsidRPr="009C7637" w:rsidRDefault="00181A55" w:rsidP="00CF7902">
      <w:pPr>
        <w:pStyle w:val="ListParagraph"/>
        <w:numPr>
          <w:ilvl w:val="0"/>
          <w:numId w:val="30"/>
        </w:numPr>
        <w:shd w:val="clear" w:color="auto" w:fill="D0CECE" w:themeFill="background2" w:themeFillShade="E6"/>
        <w:jc w:val="center"/>
        <w:rPr>
          <w:b/>
          <w:bCs/>
          <w:sz w:val="32"/>
          <w:szCs w:val="32"/>
          <w:lang w:val="en-US"/>
        </w:rPr>
      </w:pPr>
      <w:r w:rsidRPr="009C7637">
        <w:rPr>
          <w:b/>
          <w:bCs/>
          <w:sz w:val="32"/>
          <w:szCs w:val="32"/>
          <w:lang w:val="en-US"/>
        </w:rPr>
        <w:t>GET DATA FROME DATABASE</w:t>
      </w:r>
    </w:p>
    <w:p w14:paraId="20563C38" w14:textId="2A6AE620" w:rsidR="00B57B2F" w:rsidRPr="00181A55" w:rsidRDefault="00181A55" w:rsidP="00181A55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Views.py:</w:t>
      </w:r>
    </w:p>
    <w:p w14:paraId="10EA0767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57B2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D2AC3C5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st = Student.objects.all()</w:t>
      </w:r>
    </w:p>
    <w:p w14:paraId="6CA55619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'course/home.html'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:st})</w:t>
      </w:r>
    </w:p>
    <w:p w14:paraId="5DDCE649" w14:textId="7E7B77FA" w:rsidR="00181A55" w:rsidRDefault="00181A55" w:rsidP="00B57B2F">
      <w:pPr>
        <w:rPr>
          <w:b/>
          <w:bCs/>
          <w:sz w:val="28"/>
          <w:szCs w:val="28"/>
          <w:u w:val="single"/>
          <w:lang w:val="en-US"/>
        </w:rPr>
      </w:pPr>
    </w:p>
    <w:p w14:paraId="61B69C84" w14:textId="645222BB" w:rsidR="00181A55" w:rsidRPr="00181A55" w:rsidRDefault="00181A55" w:rsidP="00B57B2F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models.py:</w:t>
      </w:r>
    </w:p>
    <w:p w14:paraId="4C0CC705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 </w:t>
      </w: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models</w:t>
      </w:r>
    </w:p>
    <w:p w14:paraId="213BF0F2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973D7F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C1EF2DA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7B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575423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models.IntegerField()</w:t>
      </w:r>
    </w:p>
    <w:p w14:paraId="43438C5F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email = models.EmailField(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7B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16CE132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stupass = models.CharField(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7B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907F5FC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comment = models.CharField(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7B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748E93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F8E88EC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57B2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57B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A27B8AD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%(</w:t>
      </w: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.name)</w:t>
      </w:r>
    </w:p>
    <w:p w14:paraId="09E5B816" w14:textId="50E490C0" w:rsidR="00B57B2F" w:rsidRDefault="00B57B2F" w:rsidP="00B57B2F">
      <w:pPr>
        <w:rPr>
          <w:b/>
          <w:bCs/>
          <w:sz w:val="40"/>
          <w:szCs w:val="40"/>
          <w:u w:val="single"/>
          <w:lang w:val="en-US"/>
        </w:rPr>
      </w:pPr>
    </w:p>
    <w:p w14:paraId="6B91EFA9" w14:textId="15EF7F02" w:rsidR="00B57B2F" w:rsidRPr="009C7637" w:rsidRDefault="009C7637" w:rsidP="00CF7902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32"/>
          <w:szCs w:val="32"/>
          <w:shd w:val="clear" w:color="auto" w:fill="AEAAAA" w:themeFill="background2" w:themeFillShade="BF"/>
          <w:lang w:val="en-US"/>
        </w:rPr>
      </w:pPr>
      <w:r w:rsidRPr="009C7637">
        <w:rPr>
          <w:b/>
          <w:bCs/>
          <w:sz w:val="32"/>
          <w:szCs w:val="32"/>
          <w:lang w:val="en-US"/>
        </w:rPr>
        <w:t>Register the Model</w:t>
      </w:r>
    </w:p>
    <w:p w14:paraId="65A0E154" w14:textId="77777777" w:rsidR="009C7637" w:rsidRDefault="009C7637" w:rsidP="009C7637">
      <w:pPr>
        <w:shd w:val="clear" w:color="auto" w:fill="FFFFFF" w:themeFill="background1"/>
        <w:rPr>
          <w:b/>
          <w:bCs/>
          <w:sz w:val="28"/>
          <w:szCs w:val="28"/>
          <w:u w:val="single"/>
          <w:lang w:val="en-US"/>
        </w:rPr>
      </w:pPr>
    </w:p>
    <w:p w14:paraId="353991D8" w14:textId="54E80F54" w:rsidR="009C7637" w:rsidRPr="009C7637" w:rsidRDefault="009C7637" w:rsidP="009C7637">
      <w:pPr>
        <w:shd w:val="clear" w:color="auto" w:fill="FFFFFF" w:themeFill="background1"/>
        <w:rPr>
          <w:b/>
          <w:bCs/>
          <w:sz w:val="28"/>
          <w:szCs w:val="28"/>
          <w:u w:val="single"/>
          <w:lang w:val="en-US"/>
        </w:rPr>
      </w:pPr>
      <w:r w:rsidRPr="009C7637">
        <w:rPr>
          <w:b/>
          <w:bCs/>
          <w:sz w:val="28"/>
          <w:szCs w:val="28"/>
          <w:u w:val="single"/>
          <w:lang w:val="en-US"/>
        </w:rPr>
        <w:t>Admin.py:</w:t>
      </w:r>
    </w:p>
    <w:p w14:paraId="4C098D67" w14:textId="77777777" w:rsidR="009C7637" w:rsidRDefault="009C7637" w:rsidP="009C76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9F42B2" w14:textId="25827A17" w:rsidR="00B57B2F" w:rsidRDefault="00B57B2F" w:rsidP="009C76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admin.site.register(Student,StudentAdmin)</w:t>
      </w:r>
    </w:p>
    <w:p w14:paraId="19929DBF" w14:textId="77777777" w:rsidR="009C7637" w:rsidRPr="00B57B2F" w:rsidRDefault="009C7637" w:rsidP="009C76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1C4326" w14:textId="77777777" w:rsidR="009C7637" w:rsidRDefault="009C7637" w:rsidP="009F1A19">
      <w:pPr>
        <w:jc w:val="center"/>
        <w:rPr>
          <w:sz w:val="20"/>
          <w:szCs w:val="20"/>
          <w:highlight w:val="lightGray"/>
          <w:lang w:val="en-US"/>
        </w:rPr>
      </w:pPr>
    </w:p>
    <w:p w14:paraId="2009C443" w14:textId="2C178C27" w:rsidR="009F1A19" w:rsidRPr="009C7637" w:rsidRDefault="009C7637" w:rsidP="009F1A19">
      <w:pPr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highlight w:val="lightGray"/>
          <w:lang w:val="en-US"/>
        </w:rPr>
        <w:t xml:space="preserve"> </w:t>
      </w:r>
      <w:r w:rsidR="009F1A19" w:rsidRPr="009C7637">
        <w:rPr>
          <w:b/>
          <w:bCs/>
          <w:sz w:val="20"/>
          <w:szCs w:val="20"/>
          <w:highlight w:val="lightGray"/>
          <w:lang w:val="en-US"/>
        </w:rPr>
        <w:t>OR</w:t>
      </w:r>
      <w:r>
        <w:rPr>
          <w:b/>
          <w:bCs/>
          <w:sz w:val="20"/>
          <w:szCs w:val="20"/>
          <w:highlight w:val="lightGray"/>
          <w:lang w:val="en-US"/>
        </w:rPr>
        <w:t xml:space="preserve"> </w:t>
      </w:r>
      <w:r w:rsidR="009F1A19" w:rsidRPr="009C7637">
        <w:rPr>
          <w:b/>
          <w:bCs/>
          <w:sz w:val="20"/>
          <w:szCs w:val="20"/>
          <w:highlight w:val="lightGray"/>
          <w:lang w:val="en-US"/>
        </w:rPr>
        <w:t>(BEST-PRACTICE)</w:t>
      </w:r>
    </w:p>
    <w:p w14:paraId="7659A38B" w14:textId="77777777" w:rsidR="009C7637" w:rsidRDefault="009C7637" w:rsidP="009F1A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</w:pPr>
    </w:p>
    <w:p w14:paraId="5C7C7F15" w14:textId="67E3EFAC" w:rsidR="009F1A19" w:rsidRDefault="009F1A19" w:rsidP="009F1A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A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@admin.register</w:t>
      </w:r>
      <w:r w:rsidRPr="009F1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(Student,StudentAdmin)</w:t>
      </w:r>
    </w:p>
    <w:p w14:paraId="2E6E9425" w14:textId="77777777" w:rsidR="009C7637" w:rsidRPr="009F1A19" w:rsidRDefault="009C7637" w:rsidP="009F1A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84ABAB" w14:textId="77777777" w:rsidR="009F1A19" w:rsidRPr="009F1A19" w:rsidRDefault="009F1A19" w:rsidP="009F1A19">
      <w:pPr>
        <w:jc w:val="center"/>
        <w:rPr>
          <w:sz w:val="40"/>
          <w:szCs w:val="40"/>
          <w:u w:val="single"/>
          <w:lang w:val="en-US"/>
        </w:rPr>
      </w:pPr>
    </w:p>
    <w:p w14:paraId="67E3630F" w14:textId="0A2A4BD7" w:rsidR="00B57B2F" w:rsidRPr="009C7637" w:rsidRDefault="00B57B2F" w:rsidP="00CF7902">
      <w:pPr>
        <w:pStyle w:val="ListParagraph"/>
        <w:numPr>
          <w:ilvl w:val="0"/>
          <w:numId w:val="3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32"/>
          <w:szCs w:val="32"/>
          <w:shd w:val="clear" w:color="auto" w:fill="D0CECE" w:themeFill="background2" w:themeFillShade="E6"/>
          <w:lang w:val="en-US"/>
        </w:rPr>
      </w:pPr>
      <w:r w:rsidRPr="009C7637">
        <w:rPr>
          <w:b/>
          <w:bCs/>
          <w:sz w:val="32"/>
          <w:szCs w:val="32"/>
          <w:shd w:val="clear" w:color="auto" w:fill="D0CECE" w:themeFill="background2" w:themeFillShade="E6"/>
          <w:lang w:val="en-US"/>
        </w:rPr>
        <w:t>ADD ADITIONAL FETURE</w:t>
      </w:r>
      <w:r w:rsidR="009F1A19" w:rsidRPr="009C7637">
        <w:rPr>
          <w:b/>
          <w:bCs/>
          <w:sz w:val="32"/>
          <w:szCs w:val="32"/>
          <w:shd w:val="clear" w:color="auto" w:fill="D0CECE" w:themeFill="background2" w:themeFillShade="E6"/>
          <w:lang w:val="en-US"/>
        </w:rPr>
        <w:t>S</w:t>
      </w:r>
    </w:p>
    <w:p w14:paraId="01A95C8E" w14:textId="5D85C4CF" w:rsidR="009C7637" w:rsidRPr="009C7637" w:rsidRDefault="009C7637" w:rsidP="009C763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Admin.py:</w:t>
      </w:r>
    </w:p>
    <w:p w14:paraId="59AF4862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3478B50A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course.models </w:t>
      </w:r>
      <w:r w:rsidRPr="00B57B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</w:t>
      </w:r>
    </w:p>
    <w:p w14:paraId="15C60785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1B2659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StudentAdmin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7B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ModelAdmin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19B048A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list_display= [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30A04AA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search_fields=[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261C220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list_filter = [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57B2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"emai"</w:t>
      </w: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B6133B2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B09070F" w14:textId="77777777" w:rsidR="00B57B2F" w:rsidRPr="00B57B2F" w:rsidRDefault="00B57B2F" w:rsidP="00B57B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57B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admin.site.register(Student,StudentAdmin)</w:t>
      </w:r>
    </w:p>
    <w:p w14:paraId="525093CC" w14:textId="77777777" w:rsidR="00B57B2F" w:rsidRDefault="00B57B2F" w:rsidP="00B57B2F">
      <w:pPr>
        <w:rPr>
          <w:b/>
          <w:bCs/>
          <w:sz w:val="40"/>
          <w:szCs w:val="40"/>
          <w:u w:val="single"/>
          <w:lang w:val="en-US"/>
        </w:rPr>
      </w:pPr>
    </w:p>
    <w:p w14:paraId="74232392" w14:textId="77777777" w:rsidR="00B57B2F" w:rsidRPr="00B57B2F" w:rsidRDefault="00B57B2F" w:rsidP="00B57B2F">
      <w:pPr>
        <w:rPr>
          <w:b/>
          <w:bCs/>
          <w:sz w:val="40"/>
          <w:szCs w:val="40"/>
          <w:u w:val="single"/>
          <w:lang w:val="en-US"/>
        </w:rPr>
      </w:pPr>
    </w:p>
    <w:p w14:paraId="701D6518" w14:textId="4CC8D758" w:rsidR="00B57B2F" w:rsidRPr="009C7637" w:rsidRDefault="009F1A19" w:rsidP="009C7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9C7637">
        <w:rPr>
          <w:b/>
          <w:bCs/>
          <w:sz w:val="40"/>
          <w:szCs w:val="40"/>
          <w:lang w:val="en-US"/>
        </w:rPr>
        <w:t>DJANGO FORM</w:t>
      </w:r>
    </w:p>
    <w:p w14:paraId="4FFA30DF" w14:textId="6FDC1A61" w:rsidR="006C01F1" w:rsidRPr="009C7637" w:rsidRDefault="006C01F1" w:rsidP="006C01F1">
      <w:pPr>
        <w:rPr>
          <w:b/>
          <w:bCs/>
          <w:sz w:val="28"/>
          <w:szCs w:val="28"/>
          <w:u w:val="single"/>
          <w:lang w:val="en-US"/>
        </w:rPr>
      </w:pPr>
      <w:r w:rsidRPr="009C7637">
        <w:rPr>
          <w:b/>
          <w:bCs/>
          <w:sz w:val="28"/>
          <w:szCs w:val="28"/>
          <w:u w:val="single"/>
          <w:lang w:val="en-US"/>
        </w:rPr>
        <w:t>Forms.py</w:t>
      </w:r>
      <w:r w:rsidR="009C7637">
        <w:rPr>
          <w:b/>
          <w:bCs/>
          <w:sz w:val="28"/>
          <w:szCs w:val="28"/>
          <w:u w:val="single"/>
          <w:lang w:val="en-US"/>
        </w:rPr>
        <w:t>:</w:t>
      </w:r>
    </w:p>
    <w:p w14:paraId="0633BE72" w14:textId="5169637B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jango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0A1DC228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AE287D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0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C01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E54007A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 = forms.CharField()</w:t>
      </w:r>
    </w:p>
    <w:p w14:paraId="3FA7F393" w14:textId="2953BF3F" w:rsidR="009F1A19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forms.CharField()</w:t>
      </w:r>
    </w:p>
    <w:p w14:paraId="705E85A3" w14:textId="7659D637" w:rsidR="00E74DD5" w:rsidRPr="009C7637" w:rsidRDefault="00E74DD5" w:rsidP="006C01F1">
      <w:pPr>
        <w:rPr>
          <w:sz w:val="18"/>
          <w:szCs w:val="18"/>
          <w:lang w:val="en-US"/>
        </w:rPr>
      </w:pPr>
    </w:p>
    <w:p w14:paraId="6F7C03D3" w14:textId="69ECEBA1" w:rsidR="006C01F1" w:rsidRPr="009C7637" w:rsidRDefault="006C01F1" w:rsidP="006C01F1">
      <w:pPr>
        <w:rPr>
          <w:b/>
          <w:bCs/>
          <w:sz w:val="28"/>
          <w:szCs w:val="28"/>
          <w:u w:val="single"/>
          <w:lang w:val="en-US"/>
        </w:rPr>
      </w:pPr>
      <w:r w:rsidRPr="009C7637">
        <w:rPr>
          <w:b/>
          <w:bCs/>
          <w:sz w:val="28"/>
          <w:szCs w:val="28"/>
          <w:u w:val="single"/>
          <w:lang w:val="en-US"/>
        </w:rPr>
        <w:t>views.py</w:t>
      </w:r>
      <w:r w:rsidR="009C7637">
        <w:rPr>
          <w:b/>
          <w:bCs/>
          <w:sz w:val="28"/>
          <w:szCs w:val="28"/>
          <w:u w:val="single"/>
          <w:lang w:val="en-US"/>
        </w:rPr>
        <w:t>:</w:t>
      </w:r>
    </w:p>
    <w:p w14:paraId="229D6684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course.forms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StudentRegistration</w:t>
      </w:r>
    </w:p>
    <w:p w14:paraId="0B729772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</w:t>
      </w:r>
    </w:p>
    <w:p w14:paraId="46289A73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BA03CC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C0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13070AA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fm = StudentRegistration()</w:t>
      </w:r>
    </w:p>
    <w:p w14:paraId="1A5F1582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"course/home.html"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60CE1EAA" w14:textId="77777777" w:rsidR="009C7637" w:rsidRPr="009C7637" w:rsidRDefault="009C7637" w:rsidP="006C01F1">
      <w:pPr>
        <w:rPr>
          <w:sz w:val="18"/>
          <w:szCs w:val="18"/>
          <w:lang w:val="en-US"/>
        </w:rPr>
      </w:pPr>
    </w:p>
    <w:p w14:paraId="5DE03909" w14:textId="5E7B5206" w:rsidR="006C01F1" w:rsidRPr="009C7637" w:rsidRDefault="006C01F1" w:rsidP="006C01F1">
      <w:pPr>
        <w:rPr>
          <w:b/>
          <w:bCs/>
          <w:sz w:val="28"/>
          <w:szCs w:val="28"/>
          <w:u w:val="single"/>
          <w:lang w:val="en-US"/>
        </w:rPr>
      </w:pPr>
      <w:r w:rsidRPr="009C7637">
        <w:rPr>
          <w:b/>
          <w:bCs/>
          <w:sz w:val="28"/>
          <w:szCs w:val="28"/>
          <w:u w:val="single"/>
          <w:lang w:val="en-US"/>
        </w:rPr>
        <w:t>urls.py</w:t>
      </w:r>
      <w:r w:rsidR="009C7637">
        <w:rPr>
          <w:b/>
          <w:bCs/>
          <w:sz w:val="28"/>
          <w:szCs w:val="28"/>
          <w:u w:val="single"/>
          <w:lang w:val="en-US"/>
        </w:rPr>
        <w:t>:</w:t>
      </w:r>
    </w:p>
    <w:p w14:paraId="59A4AF38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1DE2CBDE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 </w:t>
      </w:r>
      <w:r w:rsidRPr="006C01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20B3B2EE" w14:textId="77777777" w:rsidR="006C01F1" w:rsidRPr="006C01F1" w:rsidRDefault="006C01F1" w:rsidP="006C01F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E41F8A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529ACB1F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'about/'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,views.show,</w:t>
      </w:r>
      <w:r w:rsidRPr="006C0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"ab"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76F43DF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28B9329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C819A58" w14:textId="5F995ADE" w:rsidR="006C01F1" w:rsidRPr="009C7637" w:rsidRDefault="006C01F1" w:rsidP="006C01F1">
      <w:pPr>
        <w:rPr>
          <w:sz w:val="18"/>
          <w:szCs w:val="18"/>
          <w:lang w:val="en-US"/>
        </w:rPr>
      </w:pPr>
    </w:p>
    <w:p w14:paraId="193FE1B9" w14:textId="3C068A18" w:rsidR="006C01F1" w:rsidRPr="009C7637" w:rsidRDefault="006C01F1" w:rsidP="006C01F1">
      <w:pPr>
        <w:rPr>
          <w:b/>
          <w:bCs/>
          <w:sz w:val="28"/>
          <w:szCs w:val="28"/>
          <w:u w:val="single"/>
          <w:lang w:val="en-US"/>
        </w:rPr>
      </w:pPr>
      <w:r w:rsidRPr="009C7637">
        <w:rPr>
          <w:b/>
          <w:bCs/>
          <w:sz w:val="28"/>
          <w:szCs w:val="28"/>
          <w:u w:val="single"/>
          <w:lang w:val="en-US"/>
        </w:rPr>
        <w:t>Home.html</w:t>
      </w:r>
      <w:r w:rsidR="009C7637">
        <w:rPr>
          <w:b/>
          <w:bCs/>
          <w:sz w:val="28"/>
          <w:szCs w:val="28"/>
          <w:u w:val="single"/>
          <w:lang w:val="en-US"/>
        </w:rPr>
        <w:t>:</w:t>
      </w:r>
    </w:p>
    <w:p w14:paraId="0DCB1153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extends 'base.html' %}</w:t>
      </w:r>
    </w:p>
    <w:p w14:paraId="426447F0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block title %}home page{% endblock %}</w:t>
      </w:r>
    </w:p>
    <w:p w14:paraId="1C28912A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55BCF7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block content %}</w:t>
      </w:r>
    </w:p>
    <w:p w14:paraId="033F3F3A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95256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{{fm.as_p}}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884E9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C01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C01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"press"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FBD0F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C01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C01F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496D4" w14:textId="77777777" w:rsidR="006C01F1" w:rsidRPr="006C01F1" w:rsidRDefault="006C01F1" w:rsidP="006C0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C01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endblock %}</w:t>
      </w:r>
    </w:p>
    <w:p w14:paraId="65A0B7BD" w14:textId="12157D99" w:rsidR="008C04F3" w:rsidRPr="008C04F3" w:rsidRDefault="008C04F3" w:rsidP="006C01F1">
      <w:pPr>
        <w:rPr>
          <w:sz w:val="16"/>
          <w:szCs w:val="16"/>
          <w:u w:val="single"/>
          <w:lang w:val="en-US"/>
        </w:rPr>
      </w:pPr>
    </w:p>
    <w:p w14:paraId="268FD265" w14:textId="5AB66064" w:rsidR="006C01F1" w:rsidRPr="008C04F3" w:rsidRDefault="006C01F1" w:rsidP="00CF7902">
      <w:pPr>
        <w:pStyle w:val="ListParagraph"/>
        <w:numPr>
          <w:ilvl w:val="0"/>
          <w:numId w:val="29"/>
        </w:numPr>
        <w:rPr>
          <w:b/>
          <w:bCs/>
          <w:sz w:val="26"/>
          <w:szCs w:val="26"/>
          <w:lang w:val="en-US"/>
        </w:rPr>
      </w:pPr>
      <w:r w:rsidRPr="008C04F3">
        <w:rPr>
          <w:b/>
          <w:bCs/>
          <w:sz w:val="26"/>
          <w:szCs w:val="26"/>
          <w:u w:val="single"/>
          <w:lang w:val="en-US"/>
        </w:rPr>
        <w:t>0r</w:t>
      </w:r>
      <w:r w:rsidR="008C04F3">
        <w:rPr>
          <w:b/>
          <w:bCs/>
          <w:sz w:val="26"/>
          <w:szCs w:val="26"/>
          <w:lang w:val="en-US"/>
        </w:rPr>
        <w:t xml:space="preserve"> </w:t>
      </w:r>
      <w:r w:rsidRPr="008C04F3">
        <w:rPr>
          <w:b/>
          <w:bCs/>
          <w:sz w:val="26"/>
          <w:szCs w:val="26"/>
          <w:lang w:val="en-US"/>
        </w:rPr>
        <w:t xml:space="preserve"> </w:t>
      </w:r>
      <w:r w:rsidR="008C04F3" w:rsidRPr="008C04F3">
        <w:rPr>
          <w:b/>
          <w:bCs/>
          <w:sz w:val="26"/>
          <w:szCs w:val="26"/>
          <w:lang w:val="en-US"/>
        </w:rPr>
        <w:sym w:font="Wingdings" w:char="F0E8"/>
      </w:r>
      <w:r w:rsidR="008C04F3">
        <w:rPr>
          <w:b/>
          <w:bCs/>
          <w:sz w:val="26"/>
          <w:szCs w:val="26"/>
          <w:lang w:val="en-US"/>
        </w:rPr>
        <w:t xml:space="preserve"> </w:t>
      </w:r>
      <w:r w:rsidRPr="008C04F3">
        <w:rPr>
          <w:b/>
          <w:bCs/>
          <w:sz w:val="26"/>
          <w:szCs w:val="26"/>
          <w:lang w:val="en-US"/>
        </w:rPr>
        <w:t>Fm.as_table</w:t>
      </w:r>
    </w:p>
    <w:p w14:paraId="7DD01B51" w14:textId="070A8837" w:rsidR="00722D80" w:rsidRPr="008C04F3" w:rsidRDefault="00722D80" w:rsidP="008C0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b/>
          <w:bCs/>
          <w:sz w:val="40"/>
          <w:szCs w:val="40"/>
          <w:lang w:val="en-US"/>
        </w:rPr>
      </w:pPr>
      <w:r w:rsidRPr="008C04F3">
        <w:rPr>
          <w:b/>
          <w:bCs/>
          <w:sz w:val="40"/>
          <w:szCs w:val="40"/>
          <w:lang w:val="en-US"/>
        </w:rPr>
        <w:t>Form V</w:t>
      </w:r>
      <w:r w:rsidR="00AE7366" w:rsidRPr="008C04F3">
        <w:rPr>
          <w:b/>
          <w:bCs/>
          <w:sz w:val="40"/>
          <w:szCs w:val="40"/>
          <w:lang w:val="en-US"/>
        </w:rPr>
        <w:t>a</w:t>
      </w:r>
      <w:r w:rsidRPr="008C04F3">
        <w:rPr>
          <w:b/>
          <w:bCs/>
          <w:sz w:val="40"/>
          <w:szCs w:val="40"/>
          <w:lang w:val="en-US"/>
        </w:rPr>
        <w:t>lidation</w:t>
      </w:r>
    </w:p>
    <w:p w14:paraId="45AED2A6" w14:textId="219CD08B" w:rsidR="00722D80" w:rsidRPr="008C04F3" w:rsidRDefault="00722D80" w:rsidP="00722D8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Forms.py:</w:t>
      </w:r>
    </w:p>
    <w:p w14:paraId="4DD87751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04663007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4D2899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22D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22D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22D8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E1B6E4B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 = forms.CharField()</w:t>
      </w:r>
    </w:p>
    <w:p w14:paraId="6D62FE9F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forms.CharField()</w:t>
      </w:r>
    </w:p>
    <w:p w14:paraId="1EEDA9D1" w14:textId="77777777" w:rsidR="008C04F3" w:rsidRDefault="008C04F3" w:rsidP="00722D80">
      <w:pPr>
        <w:spacing w:line="360" w:lineRule="auto"/>
        <w:rPr>
          <w:sz w:val="16"/>
          <w:szCs w:val="16"/>
          <w:lang w:val="en-US"/>
        </w:rPr>
      </w:pPr>
    </w:p>
    <w:p w14:paraId="67973C52" w14:textId="4E43ED26" w:rsidR="00722D80" w:rsidRPr="008C04F3" w:rsidRDefault="00722D80" w:rsidP="00722D8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views.py:</w:t>
      </w:r>
    </w:p>
    <w:p w14:paraId="7D9BE98E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615BF9AD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course.forms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StudentRegistration</w:t>
      </w:r>
    </w:p>
    <w:p w14:paraId="20863CE3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</w:t>
      </w:r>
    </w:p>
    <w:p w14:paraId="58DA9E8A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00F850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22D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22D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E42E947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 == 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7FC4F4A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fm=StudentRegistration(request.POST)</w:t>
      </w:r>
    </w:p>
    <w:p w14:paraId="557AA585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5D2CBEC6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22D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(fm.cleaned_data[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89F9B82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StudentRegistration()</w:t>
      </w:r>
    </w:p>
    <w:p w14:paraId="3E1D7B15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22D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079898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A75A908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22D8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EE25905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StudentRegistration()</w:t>
      </w:r>
    </w:p>
    <w:p w14:paraId="3C7DE8BD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22D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'course/home.html'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016A22BD" w14:textId="45565EEB" w:rsidR="00722D80" w:rsidRPr="008C04F3" w:rsidRDefault="00722D80" w:rsidP="00722D80">
      <w:pPr>
        <w:spacing w:line="360" w:lineRule="auto"/>
        <w:rPr>
          <w:sz w:val="16"/>
          <w:szCs w:val="16"/>
          <w:lang w:val="en-US"/>
        </w:rPr>
      </w:pPr>
    </w:p>
    <w:p w14:paraId="1D84496C" w14:textId="1E9876B1" w:rsidR="00722D80" w:rsidRPr="008C04F3" w:rsidRDefault="00722D80" w:rsidP="00722D8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home.html</w:t>
      </w:r>
      <w:r w:rsidR="008C04F3">
        <w:rPr>
          <w:b/>
          <w:bCs/>
          <w:sz w:val="28"/>
          <w:szCs w:val="28"/>
          <w:u w:val="single"/>
          <w:lang w:val="en-US"/>
        </w:rPr>
        <w:t>:</w:t>
      </w:r>
    </w:p>
    <w:p w14:paraId="282AD180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extends 'base.html' %}</w:t>
      </w:r>
    </w:p>
    <w:p w14:paraId="0DB3F4BE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block title %}home page{% endblock %}</w:t>
      </w:r>
    </w:p>
    <w:p w14:paraId="4BC0DD50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F71A0F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block content %}</w:t>
      </w:r>
    </w:p>
    <w:p w14:paraId="62AF7CAD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22D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722D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4EE0C7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csrf_token %}</w:t>
      </w:r>
    </w:p>
    <w:p w14:paraId="4A11E34C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{{fm.as_p}}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49AC82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22D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22D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22D8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"press"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6BCA9F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22D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22D8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915F7" w14:textId="77777777" w:rsidR="00722D80" w:rsidRPr="00722D80" w:rsidRDefault="00722D80" w:rsidP="00722D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22D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endblock %}</w:t>
      </w:r>
    </w:p>
    <w:p w14:paraId="6621D051" w14:textId="2F84391B" w:rsidR="00722D80" w:rsidRDefault="00722D80" w:rsidP="00722D80">
      <w:pPr>
        <w:spacing w:line="360" w:lineRule="auto"/>
        <w:rPr>
          <w:sz w:val="40"/>
          <w:szCs w:val="40"/>
          <w:lang w:val="en-US"/>
        </w:rPr>
      </w:pPr>
    </w:p>
    <w:p w14:paraId="7E8F98FF" w14:textId="5A0E2DE1" w:rsidR="005A74E0" w:rsidRPr="008C04F3" w:rsidRDefault="005A74E0" w:rsidP="008C0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8C04F3">
        <w:rPr>
          <w:b/>
          <w:bCs/>
          <w:sz w:val="36"/>
          <w:szCs w:val="36"/>
          <w:lang w:val="en-US"/>
        </w:rPr>
        <w:t>FORM FIELD</w:t>
      </w:r>
    </w:p>
    <w:p w14:paraId="6BDBECB5" w14:textId="6FB60B16" w:rsidR="005A74E0" w:rsidRPr="008C04F3" w:rsidRDefault="005A74E0" w:rsidP="005A74E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Forms.py:</w:t>
      </w:r>
    </w:p>
    <w:p w14:paraId="203AB67C" w14:textId="77777777" w:rsidR="005A74E0" w:rsidRPr="005A74E0" w:rsidRDefault="005A74E0" w:rsidP="005A74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A74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5A74E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077778E2" w14:textId="77777777" w:rsidR="005A74E0" w:rsidRPr="005A74E0" w:rsidRDefault="005A74E0" w:rsidP="005A74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6534AC" w14:textId="77777777" w:rsidR="005A74E0" w:rsidRPr="005A74E0" w:rsidRDefault="005A74E0" w:rsidP="005A74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A74E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A74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A74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74E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EA2514B" w14:textId="77777777" w:rsidR="005A74E0" w:rsidRPr="005A74E0" w:rsidRDefault="005A74E0" w:rsidP="005A74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 = forms.CharField(</w:t>
      </w:r>
      <w:r w:rsidRPr="005A74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74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5A74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min_length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74E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415ADE5" w14:textId="77777777" w:rsidR="005A74E0" w:rsidRPr="005A74E0" w:rsidRDefault="005A74E0" w:rsidP="005A74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A74E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forms.CharField()</w:t>
      </w:r>
    </w:p>
    <w:p w14:paraId="261028DE" w14:textId="77777777" w:rsidR="008C04F3" w:rsidRPr="008C04F3" w:rsidRDefault="008C04F3" w:rsidP="005A74E0">
      <w:pPr>
        <w:spacing w:line="360" w:lineRule="auto"/>
        <w:rPr>
          <w:sz w:val="16"/>
          <w:szCs w:val="16"/>
          <w:lang w:val="en-US"/>
        </w:rPr>
      </w:pPr>
    </w:p>
    <w:p w14:paraId="75252F01" w14:textId="6D02F8D0" w:rsidR="005A74E0" w:rsidRPr="008C04F3" w:rsidRDefault="005A74E0" w:rsidP="005A74E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check box:</w:t>
      </w:r>
    </w:p>
    <w:p w14:paraId="140687BB" w14:textId="77777777" w:rsidR="00AE7366" w:rsidRPr="00AE7366" w:rsidRDefault="00AE7366" w:rsidP="00AE73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agree = forms.BooleanField(</w:t>
      </w:r>
      <w:r w:rsidRPr="00AE7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 agree"</w:t>
      </w: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33FEDF" w14:textId="5991DCFC" w:rsidR="00AE7366" w:rsidRPr="008C04F3" w:rsidRDefault="00AE7366" w:rsidP="005A74E0">
      <w:pPr>
        <w:spacing w:line="360" w:lineRule="auto"/>
        <w:rPr>
          <w:sz w:val="16"/>
          <w:szCs w:val="16"/>
          <w:lang w:val="en-US"/>
        </w:rPr>
      </w:pPr>
    </w:p>
    <w:p w14:paraId="4BD79766" w14:textId="538ABA56" w:rsidR="00AE7366" w:rsidRPr="008C04F3" w:rsidRDefault="00AE7366" w:rsidP="005A74E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Integer field:</w:t>
      </w:r>
    </w:p>
    <w:p w14:paraId="5EAAA383" w14:textId="534FC456" w:rsidR="00AE7366" w:rsidRPr="00AE7366" w:rsidRDefault="00AE7366" w:rsidP="00AE73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roll = forms.IntegerField(</w:t>
      </w:r>
      <w:r w:rsidRPr="00AE7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max_value</w:t>
      </w: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</w:t>
      </w:r>
      <w:r w:rsidRPr="00AE73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E7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1B5B26" w14:textId="5AF1FC6C" w:rsidR="00AE7366" w:rsidRPr="008C04F3" w:rsidRDefault="00AE7366" w:rsidP="005A74E0">
      <w:pPr>
        <w:spacing w:line="360" w:lineRule="auto"/>
        <w:rPr>
          <w:sz w:val="16"/>
          <w:szCs w:val="16"/>
          <w:lang w:val="en-US"/>
        </w:rPr>
      </w:pPr>
    </w:p>
    <w:p w14:paraId="106D9214" w14:textId="36E28827" w:rsidR="00AE2367" w:rsidRPr="008C04F3" w:rsidRDefault="00AE2367" w:rsidP="005A74E0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validators:</w:t>
      </w:r>
    </w:p>
    <w:p w14:paraId="6803E17B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77EE181A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validators</w:t>
      </w:r>
    </w:p>
    <w:p w14:paraId="041F9748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FB661E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989793F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=[validators.MaxLengthValidator(</w:t>
      </w:r>
      <w:r w:rsidRPr="00AE23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</w:t>
      </w:r>
    </w:p>
    <w:p w14:paraId="19FD3264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=[validators.MinLengthValidator(</w:t>
      </w:r>
      <w:r w:rsidRPr="00AE23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 true evalue'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</w:t>
      </w:r>
    </w:p>
    <w:p w14:paraId="2B8E0182" w14:textId="2182EB44" w:rsidR="00AE2367" w:rsidRDefault="00AE2367" w:rsidP="005A74E0">
      <w:pPr>
        <w:spacing w:line="360" w:lineRule="auto"/>
        <w:rPr>
          <w:sz w:val="40"/>
          <w:szCs w:val="40"/>
          <w:lang w:val="en-US"/>
        </w:rPr>
      </w:pPr>
    </w:p>
    <w:p w14:paraId="36884760" w14:textId="019CDCA4" w:rsidR="00AE2367" w:rsidRPr="008C04F3" w:rsidRDefault="00AE2367" w:rsidP="008C0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8C04F3">
        <w:rPr>
          <w:b/>
          <w:bCs/>
          <w:sz w:val="36"/>
          <w:szCs w:val="36"/>
          <w:lang w:val="en-US"/>
        </w:rPr>
        <w:t>Httpresponsredirect</w:t>
      </w:r>
    </w:p>
    <w:p w14:paraId="3EF158A4" w14:textId="2A1B3C14" w:rsidR="008C04F3" w:rsidRPr="008C04F3" w:rsidRDefault="008C04F3" w:rsidP="008C04F3">
      <w:pPr>
        <w:shd w:val="clear" w:color="auto" w:fill="FFFFFF" w:themeFill="background1"/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04F3">
        <w:rPr>
          <w:b/>
          <w:bCs/>
          <w:sz w:val="28"/>
          <w:szCs w:val="28"/>
          <w:u w:val="single"/>
          <w:lang w:val="en-US"/>
        </w:rPr>
        <w:t>Views.py:</w:t>
      </w:r>
    </w:p>
    <w:p w14:paraId="2A4CCA3C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5EF735AA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course.forms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StudentRegistration</w:t>
      </w:r>
    </w:p>
    <w:p w14:paraId="4CD29ABE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</w:t>
      </w:r>
    </w:p>
    <w:p w14:paraId="468738A6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951909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EE5B38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 == 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92E2ADD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fm=StudentRegistration(request.POST)</w:t>
      </w:r>
    </w:p>
    <w:p w14:paraId="2B2F50FB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514267DA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name = fm.cleaned_data[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B96F8A6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password = fm.cleaned_data[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9CDEC11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re_pass = fm.cleaned_data[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're_enter_pass'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BE63A72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23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(re_pass)</w:t>
      </w:r>
    </w:p>
    <w:p w14:paraId="6A5CDAF6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236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if password != re_pass:</w:t>
      </w:r>
    </w:p>
    <w:p w14:paraId="07490E60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236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    raise ValueError("Not match pass...")</w:t>
      </w:r>
    </w:p>
    <w:p w14:paraId="18B927C8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"/course/success"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37F242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7559636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23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704CFC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StudentRegistration()</w:t>
      </w:r>
    </w:p>
    <w:p w14:paraId="644668AA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'course/home.html'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7C2A2B2E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8C7735A" w14:textId="77777777" w:rsidR="00AE2367" w:rsidRPr="00AE2367" w:rsidRDefault="00AE2367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"course/success.html"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D48A2B" w14:textId="16A1366A" w:rsidR="00AE2367" w:rsidRDefault="00AE2367" w:rsidP="005A74E0">
      <w:pPr>
        <w:spacing w:line="360" w:lineRule="auto"/>
        <w:rPr>
          <w:sz w:val="40"/>
          <w:szCs w:val="40"/>
          <w:lang w:val="en-US"/>
        </w:rPr>
      </w:pPr>
    </w:p>
    <w:p w14:paraId="41B13795" w14:textId="5C5CE917" w:rsidR="00AE2367" w:rsidRPr="008C04F3" w:rsidRDefault="00AE2367" w:rsidP="008C0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40"/>
          <w:szCs w:val="40"/>
          <w:lang w:val="en-US"/>
        </w:rPr>
      </w:pPr>
      <w:r w:rsidRPr="008C04F3">
        <w:rPr>
          <w:b/>
          <w:bCs/>
          <w:sz w:val="40"/>
          <w:szCs w:val="40"/>
          <w:lang w:val="en-US"/>
        </w:rPr>
        <w:t>Clean Data(Compa</w:t>
      </w:r>
      <w:r w:rsidR="008C04F3">
        <w:rPr>
          <w:b/>
          <w:bCs/>
          <w:sz w:val="40"/>
          <w:szCs w:val="40"/>
          <w:lang w:val="en-US"/>
        </w:rPr>
        <w:t>i</w:t>
      </w:r>
      <w:r w:rsidRPr="008C04F3">
        <w:rPr>
          <w:b/>
          <w:bCs/>
          <w:sz w:val="40"/>
          <w:szCs w:val="40"/>
          <w:lang w:val="en-US"/>
        </w:rPr>
        <w:t>re two field)</w:t>
      </w:r>
    </w:p>
    <w:p w14:paraId="23C2A10E" w14:textId="77777777" w:rsidR="008C04F3" w:rsidRDefault="008C04F3" w:rsidP="008C04F3">
      <w:pPr>
        <w:spacing w:line="360" w:lineRule="auto"/>
        <w:rPr>
          <w:sz w:val="40"/>
          <w:szCs w:val="40"/>
          <w:lang w:val="en-US"/>
        </w:rPr>
      </w:pPr>
    </w:p>
    <w:p w14:paraId="28DC5EF1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2932FF92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validators</w:t>
      </w:r>
    </w:p>
    <w:p w14:paraId="24834A79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CCD3E7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BEA3DDA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=[validators.MaxLengthValidator(</w:t>
      </w:r>
      <w:r w:rsidRPr="00AE23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</w:t>
      </w:r>
    </w:p>
    <w:p w14:paraId="4453B47A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roll_no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validators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=[validators.MinLengthValidator(</w:t>
      </w:r>
      <w:r w:rsidRPr="00AE236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 true evalue'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)])</w:t>
      </w:r>
    </w:p>
    <w:p w14:paraId="5A3F95D1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password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widget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=forms.PasswordInput)</w:t>
      </w:r>
    </w:p>
    <w:p w14:paraId="54636989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re_enter_pass = forms.CharField(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widget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=forms.PasswordInput)</w:t>
      </w:r>
    </w:p>
    <w:p w14:paraId="04D49B38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B535CC7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81B294A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cleaned_data = </w:t>
      </w:r>
      <w:r w:rsidRPr="00AE236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().clean()</w:t>
      </w:r>
    </w:p>
    <w:p w14:paraId="450BE468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pass_w = </w:t>
      </w: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.cleaned_data[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446529A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re_pass = </w:t>
      </w: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.cleaned_data[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're_enter_pass'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8DBE291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pass_w != re_pass:</w:t>
      </w:r>
    </w:p>
    <w:p w14:paraId="368FC1FF" w14:textId="77777777" w:rsidR="00AE2367" w:rsidRPr="00AE2367" w:rsidRDefault="00AE2367" w:rsidP="00AE23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AE236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forms.ValidationError(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"Passwod no match"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7CE43AF" w14:textId="44122E00" w:rsidR="00AE2367" w:rsidRPr="008C04F3" w:rsidRDefault="00AE2367" w:rsidP="005A74E0">
      <w:pPr>
        <w:spacing w:line="360" w:lineRule="auto"/>
        <w:rPr>
          <w:sz w:val="16"/>
          <w:szCs w:val="16"/>
          <w:lang w:val="en-US"/>
        </w:rPr>
      </w:pPr>
    </w:p>
    <w:p w14:paraId="087B9217" w14:textId="41897146" w:rsidR="00AE2367" w:rsidRPr="008C04F3" w:rsidRDefault="00AE2367" w:rsidP="008C04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8C04F3">
        <w:rPr>
          <w:b/>
          <w:bCs/>
          <w:sz w:val="36"/>
          <w:szCs w:val="36"/>
          <w:lang w:val="en-US"/>
        </w:rPr>
        <w:t>Error Massage</w:t>
      </w:r>
    </w:p>
    <w:p w14:paraId="0D53CB18" w14:textId="77777777" w:rsidR="008C04F3" w:rsidRDefault="008C04F3" w:rsidP="008C04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AE23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E236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23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AE23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E23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AE23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6AB94F" w14:textId="62A2FE74" w:rsidR="008C04F3" w:rsidRDefault="008C04F3" w:rsidP="008C04F3">
      <w:pPr>
        <w:spacing w:line="360" w:lineRule="auto"/>
        <w:rPr>
          <w:b/>
          <w:bCs/>
          <w:sz w:val="16"/>
          <w:szCs w:val="16"/>
          <w:lang w:val="en-US"/>
        </w:rPr>
      </w:pPr>
    </w:p>
    <w:p w14:paraId="2208A4D3" w14:textId="2DF7F830" w:rsidR="008C04F3" w:rsidRPr="00B933CE" w:rsidRDefault="00B933CE" w:rsidP="008C04F3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B933CE">
        <w:rPr>
          <w:b/>
          <w:bCs/>
          <w:sz w:val="28"/>
          <w:szCs w:val="28"/>
          <w:u w:val="single"/>
          <w:lang w:val="en-US"/>
        </w:rPr>
        <w:t>Forms.py:</w:t>
      </w:r>
    </w:p>
    <w:p w14:paraId="17F44435" w14:textId="77777777" w:rsidR="00B933CE" w:rsidRDefault="00B933CE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D22B01" w14:textId="10E963BF" w:rsid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  = forms.CharField(</w:t>
      </w:r>
      <w:r w:rsidRPr="00AB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AB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'required'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B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name"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64A45C98" w14:textId="77777777" w:rsidR="00B933CE" w:rsidRPr="00AB2B44" w:rsidRDefault="00B933CE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011D0F" w14:textId="77777777" w:rsidR="00B933CE" w:rsidRDefault="00B933CE" w:rsidP="005A74E0">
      <w:pPr>
        <w:spacing w:line="360" w:lineRule="auto"/>
        <w:rPr>
          <w:b/>
          <w:bCs/>
          <w:sz w:val="26"/>
          <w:szCs w:val="26"/>
          <w:u w:val="single"/>
          <w:lang w:val="en-US"/>
        </w:rPr>
      </w:pPr>
    </w:p>
    <w:p w14:paraId="57FDBD6A" w14:textId="108114A1" w:rsidR="00AE2367" w:rsidRPr="00B933CE" w:rsidRDefault="00AB2B44" w:rsidP="005A74E0">
      <w:pPr>
        <w:spacing w:line="360" w:lineRule="auto"/>
        <w:rPr>
          <w:b/>
          <w:bCs/>
          <w:sz w:val="26"/>
          <w:szCs w:val="26"/>
          <w:u w:val="single"/>
          <w:lang w:val="en-US"/>
        </w:rPr>
      </w:pPr>
      <w:r w:rsidRPr="00B933CE">
        <w:rPr>
          <w:b/>
          <w:bCs/>
          <w:sz w:val="26"/>
          <w:szCs w:val="26"/>
          <w:u w:val="single"/>
          <w:lang w:val="en-US"/>
        </w:rPr>
        <w:t>sty</w:t>
      </w:r>
      <w:r w:rsidR="008D450F" w:rsidRPr="00B933CE">
        <w:rPr>
          <w:b/>
          <w:bCs/>
          <w:sz w:val="26"/>
          <w:szCs w:val="26"/>
          <w:u w:val="single"/>
          <w:lang w:val="en-US"/>
        </w:rPr>
        <w:t>l</w:t>
      </w:r>
      <w:r w:rsidRPr="00B933CE">
        <w:rPr>
          <w:b/>
          <w:bCs/>
          <w:sz w:val="26"/>
          <w:szCs w:val="26"/>
          <w:u w:val="single"/>
          <w:lang w:val="en-US"/>
        </w:rPr>
        <w:t>e error msg:</w:t>
      </w:r>
    </w:p>
    <w:p w14:paraId="2ECCDD9A" w14:textId="77777777" w:rsidR="00AB2B44" w:rsidRP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2B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AB2B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E3A76" w14:textId="77777777" w:rsidR="00AB2B44" w:rsidRP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B2B4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.errorlist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DF5685B" w14:textId="77777777" w:rsidR="00AB2B44" w:rsidRP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B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list-style-type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AB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B13A55" w14:textId="77777777" w:rsidR="00AB2B44" w:rsidRP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B2B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AB2B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17AF76" w14:textId="77777777" w:rsidR="00AB2B44" w:rsidRPr="00AB2B44" w:rsidRDefault="00AB2B44" w:rsidP="00AB2B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B2B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52B7CE91" w14:textId="34C5F937" w:rsidR="005A74E0" w:rsidRPr="00B933CE" w:rsidRDefault="005A74E0" w:rsidP="005A74E0">
      <w:pPr>
        <w:spacing w:line="360" w:lineRule="auto"/>
        <w:rPr>
          <w:b/>
          <w:bCs/>
          <w:sz w:val="16"/>
          <w:szCs w:val="16"/>
          <w:lang w:val="en-US"/>
        </w:rPr>
      </w:pPr>
    </w:p>
    <w:p w14:paraId="27274BE7" w14:textId="11CEB32E" w:rsidR="00B433A2" w:rsidRPr="00B933CE" w:rsidRDefault="00B433A2" w:rsidP="00B9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B933CE">
        <w:rPr>
          <w:b/>
          <w:bCs/>
          <w:sz w:val="36"/>
          <w:szCs w:val="36"/>
          <w:lang w:val="en-US"/>
        </w:rPr>
        <w:t>Save Form Data in Database</w:t>
      </w:r>
    </w:p>
    <w:p w14:paraId="1A6D88C5" w14:textId="77777777" w:rsidR="00B933CE" w:rsidRDefault="00B433A2" w:rsidP="00B43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</w:p>
    <w:p w14:paraId="6DF4B9D5" w14:textId="00676A81" w:rsidR="00B433A2" w:rsidRDefault="00B433A2" w:rsidP="00B43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 = Student.objects.create(</w:t>
      </w:r>
      <w:r w:rsidRPr="00B43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=nm,</w:t>
      </w:r>
      <w:r w:rsidRPr="00B43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=roll,</w:t>
      </w:r>
      <w:r w:rsidRPr="00B43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=ps,</w:t>
      </w:r>
      <w:r w:rsidRPr="00B43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B43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=em)</w:t>
      </w:r>
    </w:p>
    <w:p w14:paraId="2E72817B" w14:textId="77249FFE" w:rsidR="00B433A2" w:rsidRDefault="00B433A2" w:rsidP="00B43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st.save()</w:t>
      </w:r>
    </w:p>
    <w:p w14:paraId="531AC4D8" w14:textId="77777777" w:rsidR="00B933CE" w:rsidRPr="00B433A2" w:rsidRDefault="00B933CE" w:rsidP="00B43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C0ABAE" w14:textId="1A666579" w:rsidR="00B433A2" w:rsidRPr="00B933CE" w:rsidRDefault="00B433A2" w:rsidP="00B433A2">
      <w:pPr>
        <w:spacing w:line="360" w:lineRule="auto"/>
        <w:jc w:val="center"/>
        <w:rPr>
          <w:b/>
          <w:bCs/>
          <w:sz w:val="2"/>
          <w:szCs w:val="2"/>
          <w:u w:val="single"/>
          <w:lang w:val="en-US"/>
        </w:rPr>
      </w:pPr>
    </w:p>
    <w:p w14:paraId="654F9F15" w14:textId="3051A67B" w:rsidR="00B433A2" w:rsidRDefault="00B433A2" w:rsidP="00B433A2">
      <w:pPr>
        <w:spacing w:line="360" w:lineRule="auto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OR</w:t>
      </w:r>
    </w:p>
    <w:p w14:paraId="31312863" w14:textId="77777777" w:rsidR="00B933CE" w:rsidRDefault="00B933CE" w:rsidP="00B933C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147AB5" w14:textId="08229169" w:rsidR="00B433A2" w:rsidRPr="00B933CE" w:rsidRDefault="00B433A2" w:rsidP="00B933CE">
      <w:pPr>
        <w:shd w:val="clear" w:color="auto" w:fill="1E1E1E"/>
        <w:spacing w:after="0" w:line="285" w:lineRule="atLeast"/>
        <w:ind w:left="360"/>
        <w:jc w:val="center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33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 = Student(</w:t>
      </w:r>
      <w:r w:rsidRPr="00B933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933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=nm,</w:t>
      </w:r>
      <w:r w:rsidRPr="00B933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roll_no</w:t>
      </w:r>
      <w:r w:rsidRPr="00B933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=roll,</w:t>
      </w:r>
      <w:r w:rsidRPr="00B933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933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=ps,</w:t>
      </w:r>
      <w:r w:rsidRPr="00B933C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B933C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=em)</w:t>
      </w:r>
    </w:p>
    <w:p w14:paraId="68B4716E" w14:textId="481EF4E8" w:rsidR="00B433A2" w:rsidRDefault="00B933CE" w:rsidP="00B933C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       </w:t>
      </w:r>
      <w:r w:rsidR="00B433A2" w:rsidRPr="00B933C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st.save()</w:t>
      </w:r>
    </w:p>
    <w:p w14:paraId="4E55598C" w14:textId="77777777" w:rsidR="00B933CE" w:rsidRPr="00B933CE" w:rsidRDefault="00B933CE" w:rsidP="00B933C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664042" w14:textId="75BBDAAC" w:rsidR="008B5965" w:rsidRDefault="008B5965" w:rsidP="00B433A2">
      <w:pPr>
        <w:pStyle w:val="ListParagraph"/>
        <w:spacing w:line="360" w:lineRule="auto"/>
        <w:rPr>
          <w:b/>
          <w:bCs/>
          <w:sz w:val="28"/>
          <w:szCs w:val="28"/>
          <w:u w:val="single"/>
          <w:lang w:val="en-US"/>
        </w:rPr>
      </w:pPr>
    </w:p>
    <w:p w14:paraId="41DB81F6" w14:textId="05069D78" w:rsidR="00B933CE" w:rsidRPr="00B933CE" w:rsidRDefault="008B5965" w:rsidP="00B9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shd w:val="clear" w:color="auto" w:fill="D0CECE" w:themeFill="background2" w:themeFillShade="E6"/>
          <w:lang w:val="en-US"/>
        </w:rPr>
      </w:pPr>
      <w:r w:rsidRPr="00B933CE">
        <w:rPr>
          <w:b/>
          <w:bCs/>
          <w:sz w:val="36"/>
          <w:szCs w:val="36"/>
          <w:shd w:val="clear" w:color="auto" w:fill="D0CECE" w:themeFill="background2" w:themeFillShade="E6"/>
          <w:lang w:val="en-US"/>
        </w:rPr>
        <w:t>Use Model Form</w:t>
      </w:r>
    </w:p>
    <w:p w14:paraId="2B73BCCC" w14:textId="042EAE03" w:rsidR="008B5965" w:rsidRPr="00B933CE" w:rsidRDefault="00B933CE" w:rsidP="00B933CE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B933CE">
        <w:rPr>
          <w:b/>
          <w:bCs/>
          <w:sz w:val="28"/>
          <w:szCs w:val="28"/>
          <w:u w:val="single"/>
          <w:lang w:val="en-US"/>
        </w:rPr>
        <w:t>Forms.py:</w:t>
      </w:r>
    </w:p>
    <w:p w14:paraId="7461F011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8B59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6C43C0B9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course.models </w:t>
      </w:r>
      <w:r w:rsidRPr="008B59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</w:t>
      </w:r>
    </w:p>
    <w:p w14:paraId="7E455F7B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B59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Studentregistration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B59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B59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ModelForm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66CEFA3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B59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B596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C322717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model = Student</w:t>
      </w:r>
    </w:p>
    <w:p w14:paraId="0B128642" w14:textId="77777777" w:rsidR="00B933CE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8B59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fields = </w:t>
      </w:r>
      <w:r w:rsidRPr="008B59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"__all__"</w:t>
      </w:r>
    </w:p>
    <w:p w14:paraId="60B550D7" w14:textId="77777777" w:rsidR="00B933CE" w:rsidRPr="008B5965" w:rsidRDefault="00B933CE" w:rsidP="00B933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 exclude = [‘name’]  </w:t>
      </w:r>
      <w:r w:rsidRPr="005338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sym w:font="Wingdings" w:char="F0E8"/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 sivay nu badhu dekhashe</w:t>
      </w:r>
    </w:p>
    <w:p w14:paraId="0DD6615D" w14:textId="77777777" w:rsidR="00B933CE" w:rsidRPr="00B933CE" w:rsidRDefault="00B933CE" w:rsidP="00B433A2">
      <w:pPr>
        <w:pStyle w:val="ListParagraph"/>
        <w:spacing w:line="360" w:lineRule="auto"/>
        <w:rPr>
          <w:b/>
          <w:bCs/>
          <w:sz w:val="28"/>
          <w:szCs w:val="28"/>
          <w:u w:val="single"/>
          <w:lang w:val="en-US"/>
        </w:rPr>
      </w:pPr>
    </w:p>
    <w:p w14:paraId="3CDA38D3" w14:textId="6D4A4111" w:rsidR="008B5965" w:rsidRPr="00B933CE" w:rsidRDefault="008B5965" w:rsidP="00CF7902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  <w:lang w:val="en-US"/>
        </w:rPr>
      </w:pPr>
      <w:r w:rsidRPr="00B933CE">
        <w:rPr>
          <w:sz w:val="24"/>
          <w:szCs w:val="24"/>
          <w:lang w:val="en-US"/>
        </w:rPr>
        <w:t xml:space="preserve">baki badhu same </w:t>
      </w:r>
      <w:r w:rsidR="00B933CE" w:rsidRPr="00B933CE">
        <w:rPr>
          <w:sz w:val="24"/>
          <w:szCs w:val="24"/>
          <w:lang w:val="en-US"/>
        </w:rPr>
        <w:t xml:space="preserve">as </w:t>
      </w:r>
      <w:r w:rsidRPr="00B933CE">
        <w:rPr>
          <w:sz w:val="24"/>
          <w:szCs w:val="24"/>
          <w:lang w:val="en-US"/>
        </w:rPr>
        <w:t>abov normal form</w:t>
      </w:r>
    </w:p>
    <w:p w14:paraId="6FEFC00D" w14:textId="23AED283" w:rsidR="006656A7" w:rsidRPr="00B933CE" w:rsidRDefault="006656A7" w:rsidP="00B9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B933CE">
        <w:rPr>
          <w:b/>
          <w:bCs/>
          <w:sz w:val="36"/>
          <w:szCs w:val="36"/>
          <w:lang w:val="en-US"/>
        </w:rPr>
        <w:t>Use Extra Fe</w:t>
      </w:r>
      <w:r w:rsidR="00B933CE">
        <w:rPr>
          <w:b/>
          <w:bCs/>
          <w:sz w:val="36"/>
          <w:szCs w:val="36"/>
          <w:lang w:val="en-US"/>
        </w:rPr>
        <w:t>a</w:t>
      </w:r>
      <w:r w:rsidRPr="00B933CE">
        <w:rPr>
          <w:b/>
          <w:bCs/>
          <w:sz w:val="36"/>
          <w:szCs w:val="36"/>
          <w:lang w:val="en-US"/>
        </w:rPr>
        <w:t>tures In ModelForm:</w:t>
      </w:r>
    </w:p>
    <w:p w14:paraId="628C899C" w14:textId="77777777" w:rsidR="00B933CE" w:rsidRPr="00B933CE" w:rsidRDefault="00B933CE" w:rsidP="00B933CE">
      <w:pPr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3FC37139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labels = {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7DB7F42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error_messages = {</w:t>
      </w:r>
    </w:p>
    <w:p w14:paraId="4AADE1DD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'required'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name"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14:paraId="0BBEC1CA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'required'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password"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01D2871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}</w:t>
      </w:r>
    </w:p>
    <w:p w14:paraId="69A54A85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widgets = { </w:t>
      </w:r>
    </w:p>
    <w:p w14:paraId="0528B77F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:forms.PasswordInput(</w:t>
      </w:r>
      <w:r w:rsidRPr="006656A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attrs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'placeholder'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56A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06143B30" w14:textId="77777777" w:rsidR="006656A7" w:rsidRPr="006656A7" w:rsidRDefault="006656A7" w:rsidP="006656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656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}</w:t>
      </w:r>
    </w:p>
    <w:p w14:paraId="5AC90738" w14:textId="41536645" w:rsidR="002C654E" w:rsidRPr="00B933CE" w:rsidRDefault="002C654E" w:rsidP="00B933CE">
      <w:pPr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50C22119" w14:textId="2147CE7B" w:rsidR="00B433A2" w:rsidRPr="00B933CE" w:rsidRDefault="002C654E" w:rsidP="00B93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40"/>
          <w:szCs w:val="40"/>
          <w:lang w:val="en-US"/>
        </w:rPr>
      </w:pPr>
      <w:r w:rsidRPr="00B933CE">
        <w:rPr>
          <w:b/>
          <w:bCs/>
          <w:sz w:val="40"/>
          <w:szCs w:val="40"/>
          <w:lang w:val="en-US"/>
        </w:rPr>
        <w:t>Dynemic Urls</w:t>
      </w:r>
    </w:p>
    <w:p w14:paraId="4CA99862" w14:textId="3CC701EB" w:rsidR="002C654E" w:rsidRPr="00B933CE" w:rsidRDefault="002C654E" w:rsidP="002C654E">
      <w:pPr>
        <w:spacing w:line="360" w:lineRule="auto"/>
        <w:rPr>
          <w:b/>
          <w:bCs/>
          <w:sz w:val="36"/>
          <w:szCs w:val="36"/>
          <w:lang w:val="en-US"/>
        </w:rPr>
      </w:pPr>
      <w:r w:rsidRPr="00B933CE">
        <w:rPr>
          <w:b/>
          <w:bCs/>
          <w:sz w:val="36"/>
          <w:szCs w:val="36"/>
          <w:highlight w:val="lightGray"/>
          <w:lang w:val="en-US"/>
        </w:rPr>
        <w:t>Three Types :</w:t>
      </w:r>
    </w:p>
    <w:p w14:paraId="39A168AB" w14:textId="53638A05" w:rsidR="002C654E" w:rsidRPr="002C654E" w:rsidRDefault="002C654E" w:rsidP="00CF7902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6"/>
          <w:szCs w:val="36"/>
          <w:lang w:val="en-US"/>
        </w:rPr>
      </w:pPr>
      <w:r w:rsidRPr="002C654E">
        <w:rPr>
          <w:b/>
          <w:bCs/>
          <w:sz w:val="36"/>
          <w:szCs w:val="36"/>
          <w:lang w:val="en-US"/>
        </w:rPr>
        <w:t xml:space="preserve">&lt;str&gt; </w:t>
      </w:r>
      <w:r w:rsidRPr="002C654E">
        <w:rPr>
          <w:b/>
          <w:bCs/>
          <w:sz w:val="36"/>
          <w:szCs w:val="36"/>
          <w:lang w:val="en-US"/>
        </w:rPr>
        <w:sym w:font="Wingdings" w:char="F0E8"/>
      </w:r>
      <w:r w:rsidRPr="002C654E">
        <w:rPr>
          <w:b/>
          <w:bCs/>
          <w:sz w:val="36"/>
          <w:szCs w:val="36"/>
          <w:lang w:val="en-US"/>
        </w:rPr>
        <w:t xml:space="preserve"> Passing the string</w:t>
      </w:r>
    </w:p>
    <w:p w14:paraId="2CB2BF8E" w14:textId="2024924D" w:rsidR="002C654E" w:rsidRPr="002C654E" w:rsidRDefault="002C654E" w:rsidP="00CF7902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6"/>
          <w:szCs w:val="36"/>
          <w:lang w:val="en-US"/>
        </w:rPr>
      </w:pPr>
      <w:r w:rsidRPr="002C654E">
        <w:rPr>
          <w:b/>
          <w:bCs/>
          <w:sz w:val="36"/>
          <w:szCs w:val="36"/>
          <w:lang w:val="en-US"/>
        </w:rPr>
        <w:t xml:space="preserve">&lt;int:pk&gt; </w:t>
      </w:r>
      <w:r w:rsidRPr="002C654E">
        <w:rPr>
          <w:b/>
          <w:bCs/>
          <w:sz w:val="36"/>
          <w:szCs w:val="36"/>
          <w:lang w:val="en-US"/>
        </w:rPr>
        <w:sym w:font="Wingdings" w:char="F0E8"/>
      </w:r>
      <w:r w:rsidRPr="002C654E">
        <w:rPr>
          <w:b/>
          <w:bCs/>
          <w:sz w:val="36"/>
          <w:szCs w:val="36"/>
          <w:lang w:val="en-US"/>
        </w:rPr>
        <w:t xml:space="preserve"> Passing the integer key</w:t>
      </w:r>
    </w:p>
    <w:p w14:paraId="360D4C18" w14:textId="5E1BB763" w:rsidR="002C654E" w:rsidRDefault="002C654E" w:rsidP="00CF7902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6"/>
          <w:szCs w:val="36"/>
          <w:lang w:val="en-US"/>
        </w:rPr>
      </w:pPr>
      <w:r w:rsidRPr="002C654E">
        <w:rPr>
          <w:b/>
          <w:bCs/>
          <w:sz w:val="36"/>
          <w:szCs w:val="36"/>
          <w:lang w:val="en-US"/>
        </w:rPr>
        <w:t xml:space="preserve">&lt;slug&gt; </w:t>
      </w:r>
      <w:r w:rsidRPr="002C654E">
        <w:rPr>
          <w:b/>
          <w:bCs/>
          <w:sz w:val="36"/>
          <w:szCs w:val="36"/>
          <w:lang w:val="en-US"/>
        </w:rPr>
        <w:sym w:font="Wingdings" w:char="F0E8"/>
      </w:r>
      <w:r w:rsidRPr="002C654E">
        <w:rPr>
          <w:b/>
          <w:bCs/>
          <w:sz w:val="36"/>
          <w:szCs w:val="36"/>
          <w:lang w:val="en-US"/>
        </w:rPr>
        <w:t xml:space="preserve"> Passing any value like(_,-,pradip_kachhadiya etc)</w:t>
      </w:r>
    </w:p>
    <w:p w14:paraId="0F7F2C9D" w14:textId="6F6468EB" w:rsidR="0092215E" w:rsidRDefault="0092215E" w:rsidP="0092215E">
      <w:pPr>
        <w:spacing w:line="360" w:lineRule="auto"/>
        <w:ind w:left="360"/>
        <w:rPr>
          <w:b/>
          <w:bCs/>
          <w:sz w:val="36"/>
          <w:szCs w:val="36"/>
          <w:lang w:val="en-US"/>
        </w:rPr>
      </w:pPr>
      <w:r w:rsidRPr="00B933CE">
        <w:rPr>
          <w:b/>
          <w:bCs/>
          <w:sz w:val="36"/>
          <w:szCs w:val="36"/>
          <w:highlight w:val="lightGray"/>
          <w:lang w:val="en-US"/>
        </w:rPr>
        <w:t>EX.</w:t>
      </w:r>
    </w:p>
    <w:p w14:paraId="7A19E1F9" w14:textId="20EDF2C9" w:rsidR="0092215E" w:rsidRPr="00B933CE" w:rsidRDefault="0092215E" w:rsidP="00B933CE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B933CE">
        <w:rPr>
          <w:b/>
          <w:bCs/>
          <w:sz w:val="28"/>
          <w:szCs w:val="28"/>
          <w:u w:val="single"/>
          <w:lang w:val="en-US"/>
        </w:rPr>
        <w:t>Urls.py</w:t>
      </w:r>
      <w:r w:rsidR="00B933CE">
        <w:rPr>
          <w:b/>
          <w:bCs/>
          <w:sz w:val="28"/>
          <w:szCs w:val="28"/>
          <w:u w:val="single"/>
          <w:lang w:val="en-US"/>
        </w:rPr>
        <w:t>:</w:t>
      </w:r>
    </w:p>
    <w:p w14:paraId="0EC2D8F2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64098498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5C309C66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college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4FECE572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2B31F0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6A2790C3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'home/'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,views.home,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"home"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AE97B1C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'show/&lt;int:pk&gt;/'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,views.show,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"show"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A2494B9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,RedirectView.as_view(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'home/'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286A55D9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25DBA9A" w14:textId="5E5751C6" w:rsidR="0092215E" w:rsidRPr="000063AD" w:rsidRDefault="0092215E" w:rsidP="0092215E">
      <w:pPr>
        <w:spacing w:line="360" w:lineRule="auto"/>
        <w:ind w:left="360"/>
        <w:rPr>
          <w:b/>
          <w:bCs/>
          <w:sz w:val="2"/>
          <w:szCs w:val="2"/>
          <w:lang w:val="en-US"/>
        </w:rPr>
      </w:pPr>
    </w:p>
    <w:p w14:paraId="56E913D0" w14:textId="77ADC447" w:rsidR="0092215E" w:rsidRPr="000063AD" w:rsidRDefault="0092215E" w:rsidP="0092215E">
      <w:pPr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Views.py:</w:t>
      </w:r>
    </w:p>
    <w:p w14:paraId="345F2AB2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41F5CD73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D78601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221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03C83F2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"course/home.html"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9E9B80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221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221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BC06D5D" w14:textId="77777777" w:rsidR="0092215E" w:rsidRPr="0092215E" w:rsidRDefault="0092215E" w:rsidP="009221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221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"course/show.html"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9221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"pk"</w:t>
      </w:r>
      <w:r w:rsidRPr="009221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:pk})</w:t>
      </w:r>
    </w:p>
    <w:p w14:paraId="604FDB11" w14:textId="552A905F" w:rsidR="0092215E" w:rsidRDefault="0092215E" w:rsidP="0092215E">
      <w:pPr>
        <w:spacing w:line="360" w:lineRule="auto"/>
        <w:rPr>
          <w:b/>
          <w:bCs/>
          <w:sz w:val="36"/>
          <w:szCs w:val="36"/>
          <w:u w:val="single"/>
          <w:lang w:val="en-US"/>
        </w:rPr>
      </w:pPr>
    </w:p>
    <w:p w14:paraId="77C022AC" w14:textId="3B0C1F37" w:rsidR="00617878" w:rsidRPr="000063AD" w:rsidRDefault="00617878" w:rsidP="0000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Fatch data from database:</w:t>
      </w:r>
    </w:p>
    <w:p w14:paraId="01FC9CFF" w14:textId="43AB32F2" w:rsidR="00617878" w:rsidRPr="000063AD" w:rsidRDefault="00617878" w:rsidP="00CF7902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St = Student.objects.create(…….)</w:t>
      </w:r>
    </w:p>
    <w:p w14:paraId="1D0F3D59" w14:textId="002FB025" w:rsidR="00617878" w:rsidRPr="000063AD" w:rsidRDefault="00617878" w:rsidP="00617878">
      <w:pPr>
        <w:pStyle w:val="ListParagraph"/>
        <w:spacing w:line="360" w:lineRule="auto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St.save()</w:t>
      </w:r>
    </w:p>
    <w:p w14:paraId="408531B1" w14:textId="372CA902" w:rsidR="00617878" w:rsidRPr="000063AD" w:rsidRDefault="00617878" w:rsidP="00CF7902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St = Student.objects.get(pk=pk)</w:t>
      </w:r>
    </w:p>
    <w:p w14:paraId="1951AC72" w14:textId="10CCC85D" w:rsidR="00617878" w:rsidRPr="000063AD" w:rsidRDefault="00617878" w:rsidP="00617878">
      <w:pPr>
        <w:pStyle w:val="ListParagraph"/>
        <w:spacing w:line="360" w:lineRule="auto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St.delete()</w:t>
      </w:r>
    </w:p>
    <w:p w14:paraId="1B2F4425" w14:textId="7F56074B" w:rsidR="00160FC8" w:rsidRDefault="00160FC8" w:rsidP="00617878">
      <w:pPr>
        <w:pStyle w:val="ListParagraph"/>
        <w:spacing w:line="360" w:lineRule="auto"/>
        <w:rPr>
          <w:b/>
          <w:bCs/>
          <w:sz w:val="36"/>
          <w:szCs w:val="36"/>
          <w:u w:val="single"/>
          <w:lang w:val="en-US"/>
        </w:rPr>
      </w:pPr>
    </w:p>
    <w:p w14:paraId="184C2386" w14:textId="31D34A81" w:rsidR="00160FC8" w:rsidRPr="000063AD" w:rsidRDefault="00160FC8" w:rsidP="000063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Messages In Django</w:t>
      </w:r>
    </w:p>
    <w:p w14:paraId="008ECC7E" w14:textId="2ACEDF3F" w:rsidR="00160FC8" w:rsidRPr="000063AD" w:rsidRDefault="006E7D6B" w:rsidP="00160FC8">
      <w:pPr>
        <w:tabs>
          <w:tab w:val="left" w:pos="1629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lang w:val="en-US"/>
        </w:rPr>
        <w:t xml:space="preserve">       </w:t>
      </w:r>
      <w:r w:rsidR="0083447A" w:rsidRPr="000063AD">
        <w:rPr>
          <w:b/>
          <w:bCs/>
          <w:sz w:val="28"/>
          <w:szCs w:val="28"/>
          <w:lang w:val="en-US"/>
        </w:rPr>
        <w:t xml:space="preserve">   </w:t>
      </w:r>
      <w:r w:rsidRPr="000063AD">
        <w:rPr>
          <w:b/>
          <w:bCs/>
          <w:sz w:val="28"/>
          <w:szCs w:val="28"/>
          <w:lang w:val="en-US"/>
        </w:rPr>
        <w:t xml:space="preserve"> </w:t>
      </w:r>
      <w:r w:rsidR="00160FC8" w:rsidRPr="000063AD">
        <w:rPr>
          <w:b/>
          <w:bCs/>
          <w:sz w:val="28"/>
          <w:szCs w:val="28"/>
          <w:highlight w:val="lightGray"/>
          <w:u w:val="single"/>
          <w:lang w:val="en-US"/>
        </w:rPr>
        <w:t>Views.py:</w:t>
      </w:r>
    </w:p>
    <w:p w14:paraId="791920B0" w14:textId="2BD27164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4"/>
          <w:szCs w:val="24"/>
          <w:lang w:val="en-US"/>
        </w:rPr>
      </w:pPr>
      <w:r w:rsidRPr="000063AD">
        <w:rPr>
          <w:b/>
          <w:bCs/>
          <w:sz w:val="24"/>
          <w:szCs w:val="24"/>
          <w:lang w:val="en-US"/>
        </w:rPr>
        <w:t>From Django.contrib import messages</w:t>
      </w:r>
    </w:p>
    <w:p w14:paraId="4354C68B" w14:textId="69F41D54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4"/>
          <w:szCs w:val="24"/>
          <w:lang w:val="en-US"/>
        </w:rPr>
      </w:pPr>
      <w:r w:rsidRPr="000063AD">
        <w:rPr>
          <w:b/>
          <w:bCs/>
          <w:sz w:val="24"/>
          <w:szCs w:val="24"/>
          <w:lang w:val="en-US"/>
        </w:rPr>
        <w:t>Fm.save() ni niche lakhavu</w:t>
      </w:r>
    </w:p>
    <w:p w14:paraId="55160977" w14:textId="7E08465A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4"/>
          <w:szCs w:val="24"/>
          <w:lang w:val="en-US"/>
        </w:rPr>
      </w:pPr>
      <w:r w:rsidRPr="000063AD">
        <w:rPr>
          <w:b/>
          <w:bCs/>
          <w:sz w:val="24"/>
          <w:szCs w:val="24"/>
          <w:lang w:val="en-US"/>
        </w:rPr>
        <w:t>Messages.add_message(request,messages.SUCCESS, ‘Your ac</w:t>
      </w:r>
      <w:r w:rsidR="000063AD">
        <w:rPr>
          <w:b/>
          <w:bCs/>
          <w:sz w:val="24"/>
          <w:szCs w:val="24"/>
          <w:lang w:val="en-US"/>
        </w:rPr>
        <w:t>c</w:t>
      </w:r>
      <w:r w:rsidRPr="000063AD">
        <w:rPr>
          <w:b/>
          <w:bCs/>
          <w:sz w:val="24"/>
          <w:szCs w:val="24"/>
          <w:lang w:val="en-US"/>
        </w:rPr>
        <w:t>ount has been created’</w:t>
      </w:r>
      <w:r w:rsidR="000063AD">
        <w:rPr>
          <w:b/>
          <w:bCs/>
          <w:sz w:val="24"/>
          <w:szCs w:val="24"/>
          <w:lang w:val="en-US"/>
        </w:rPr>
        <w:t>)</w:t>
      </w:r>
    </w:p>
    <w:p w14:paraId="39F5E158" w14:textId="46EAA69F" w:rsidR="00160FC8" w:rsidRPr="000063AD" w:rsidRDefault="00160FC8" w:rsidP="00160FC8">
      <w:pPr>
        <w:pStyle w:val="ListParagraph"/>
        <w:tabs>
          <w:tab w:val="left" w:pos="1629"/>
        </w:tabs>
        <w:spacing w:line="360" w:lineRule="auto"/>
        <w:rPr>
          <w:b/>
          <w:bCs/>
          <w:sz w:val="30"/>
          <w:szCs w:val="30"/>
          <w:u w:val="single"/>
          <w:lang w:val="en-US"/>
        </w:rPr>
      </w:pPr>
      <w:r w:rsidRPr="000063AD">
        <w:rPr>
          <w:b/>
          <w:bCs/>
          <w:sz w:val="30"/>
          <w:szCs w:val="30"/>
          <w:highlight w:val="lightGray"/>
          <w:u w:val="single"/>
          <w:lang w:val="en-US"/>
        </w:rPr>
        <w:t>Register.html:</w:t>
      </w:r>
    </w:p>
    <w:p w14:paraId="3306F3A9" w14:textId="5039B480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>&lt;/form&gt; ni niche lakhavu</w:t>
      </w:r>
    </w:p>
    <w:p w14:paraId="49C293E2" w14:textId="0F91BCE5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>{% if messages %}</w:t>
      </w:r>
    </w:p>
    <w:p w14:paraId="65084E1E" w14:textId="55A5C6BE" w:rsidR="00160FC8" w:rsidRPr="000063AD" w:rsidRDefault="00160FC8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 xml:space="preserve">  {% for message in message</w:t>
      </w:r>
      <w:r w:rsidR="006E7D6B" w:rsidRPr="000063AD">
        <w:rPr>
          <w:b/>
          <w:bCs/>
          <w:sz w:val="26"/>
          <w:szCs w:val="26"/>
          <w:lang w:val="en-US"/>
        </w:rPr>
        <w:t>s</w:t>
      </w:r>
      <w:r w:rsidRPr="000063AD">
        <w:rPr>
          <w:b/>
          <w:bCs/>
          <w:sz w:val="26"/>
          <w:szCs w:val="26"/>
          <w:lang w:val="en-US"/>
        </w:rPr>
        <w:t>%}</w:t>
      </w:r>
    </w:p>
    <w:p w14:paraId="611FFBB2" w14:textId="103A20FE" w:rsidR="006E7D6B" w:rsidRPr="000063AD" w:rsidRDefault="006E7D6B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 xml:space="preserve">   &lt;span class=“success” &gt;{{message}}&lt;/span&gt;                   (Give css using class)    </w:t>
      </w:r>
    </w:p>
    <w:p w14:paraId="3FAA6A25" w14:textId="0347C1DB" w:rsidR="006E7D6B" w:rsidRPr="000063AD" w:rsidRDefault="006E7D6B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>{% endfor %}</w:t>
      </w:r>
    </w:p>
    <w:p w14:paraId="72E4A421" w14:textId="1DE5722B" w:rsidR="006E7D6B" w:rsidRPr="000063AD" w:rsidRDefault="006E7D6B" w:rsidP="00CF7902">
      <w:pPr>
        <w:pStyle w:val="ListParagraph"/>
        <w:numPr>
          <w:ilvl w:val="0"/>
          <w:numId w:val="3"/>
        </w:numPr>
        <w:tabs>
          <w:tab w:val="left" w:pos="1629"/>
        </w:tabs>
        <w:spacing w:line="360" w:lineRule="auto"/>
        <w:rPr>
          <w:b/>
          <w:bCs/>
          <w:sz w:val="26"/>
          <w:szCs w:val="26"/>
          <w:lang w:val="en-US"/>
        </w:rPr>
      </w:pPr>
      <w:r w:rsidRPr="000063AD">
        <w:rPr>
          <w:b/>
          <w:bCs/>
          <w:sz w:val="26"/>
          <w:szCs w:val="26"/>
          <w:lang w:val="en-US"/>
        </w:rPr>
        <w:t>{% endif %}</w:t>
      </w:r>
    </w:p>
    <w:p w14:paraId="06599A6A" w14:textId="3685903A" w:rsidR="00DA6AAF" w:rsidRDefault="00DA6AAF" w:rsidP="00DA6AAF">
      <w:pPr>
        <w:pStyle w:val="ListParagraph"/>
        <w:tabs>
          <w:tab w:val="left" w:pos="1629"/>
        </w:tabs>
        <w:spacing w:line="360" w:lineRule="auto"/>
        <w:rPr>
          <w:b/>
          <w:bCs/>
          <w:sz w:val="36"/>
          <w:szCs w:val="36"/>
          <w:lang w:val="en-US"/>
        </w:rPr>
      </w:pPr>
    </w:p>
    <w:p w14:paraId="3CFAD1FE" w14:textId="488981B3" w:rsidR="00DA6AAF" w:rsidRPr="000063AD" w:rsidRDefault="00DA6AAF" w:rsidP="0000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Sign-Up Page(User Registration)</w:t>
      </w:r>
    </w:p>
    <w:p w14:paraId="72E1B9F4" w14:textId="6090AB27" w:rsidR="00DA6AAF" w:rsidRPr="000063AD" w:rsidRDefault="00DA6AAF" w:rsidP="00160FC8">
      <w:pPr>
        <w:tabs>
          <w:tab w:val="left" w:pos="1629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Forms.py:</w:t>
      </w:r>
    </w:p>
    <w:p w14:paraId="020C8196" w14:textId="446B9C41" w:rsidR="00DA6AAF" w:rsidRPr="00DA6AAF" w:rsidRDefault="00DA6AAF" w:rsidP="00DA6AA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django.contrib.auth.forms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UserCreationForm</w:t>
      </w:r>
    </w:p>
    <w:p w14:paraId="34D3FAEF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django.contrib.auth.models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</w:t>
      </w:r>
    </w:p>
    <w:p w14:paraId="434E7972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95D3FF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Studentregistrtion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A6AA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UserCreationForm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2F29F59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0D7FEA2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model = User</w:t>
      </w:r>
    </w:p>
    <w:p w14:paraId="59507CD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fields = [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"first_name"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"last_name"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FD33FB0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labels = {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F2DB9C6" w14:textId="2902E038" w:rsidR="00DA6AAF" w:rsidRPr="000063AD" w:rsidRDefault="00DA6AAF" w:rsidP="00160FC8">
      <w:pPr>
        <w:tabs>
          <w:tab w:val="left" w:pos="1629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6E609125" w14:textId="14F91DFB" w:rsidR="00DA6AAF" w:rsidRPr="000063AD" w:rsidRDefault="00DA6AAF" w:rsidP="00160FC8">
      <w:pPr>
        <w:tabs>
          <w:tab w:val="left" w:pos="1629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Views.py:</w:t>
      </w:r>
    </w:p>
    <w:p w14:paraId="72A03E51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0883A2B4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roll.forms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Studentregistrtion</w:t>
      </w:r>
    </w:p>
    <w:p w14:paraId="3D058A2A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923EA2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sign_up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D798A5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request.method==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ABE16DB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Studentregistrtion(request.POST)</w:t>
      </w:r>
    </w:p>
    <w:p w14:paraId="697FC02C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64FC587C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fm.save()</w:t>
      </w:r>
    </w:p>
    <w:p w14:paraId="3FDB7A98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1FAE21F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Studentregistrtion()</w:t>
      </w:r>
    </w:p>
    <w:p w14:paraId="70C1B559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'show.html'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33FFD829" w14:textId="5256FB5C" w:rsidR="00DA6AAF" w:rsidRPr="000063AD" w:rsidRDefault="00DA6AAF" w:rsidP="00160FC8">
      <w:pPr>
        <w:tabs>
          <w:tab w:val="left" w:pos="1629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6DF5E524" w14:textId="60B4E238" w:rsidR="00DA6AAF" w:rsidRPr="000063AD" w:rsidRDefault="00DA6AAF" w:rsidP="00160FC8">
      <w:pPr>
        <w:tabs>
          <w:tab w:val="left" w:pos="1629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home.html:</w:t>
      </w:r>
    </w:p>
    <w:p w14:paraId="3CA84D81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B22A07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3120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D86FD0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65867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A3917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show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D00B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26D9C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B3EBCA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A6A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A6A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97070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570B3A2C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{{fm.as_p}}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C3A0B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A6A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Submit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FA9568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27E57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F594FE" w14:textId="77777777" w:rsidR="00DA6AAF" w:rsidRPr="00DA6AAF" w:rsidRDefault="00DA6AAF" w:rsidP="00DA6A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A6A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DA6AA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5759D6" w14:textId="61A83215" w:rsidR="00DA6AAF" w:rsidRPr="00EE55CA" w:rsidRDefault="00DA6AAF" w:rsidP="00160FC8">
      <w:pPr>
        <w:tabs>
          <w:tab w:val="left" w:pos="1629"/>
        </w:tabs>
        <w:spacing w:line="360" w:lineRule="auto"/>
        <w:rPr>
          <w:b/>
          <w:bCs/>
          <w:sz w:val="36"/>
          <w:szCs w:val="36"/>
          <w:lang w:val="en-US"/>
        </w:rPr>
      </w:pPr>
    </w:p>
    <w:p w14:paraId="30AEFEE0" w14:textId="26B457C1" w:rsidR="00EE55CA" w:rsidRPr="000063AD" w:rsidRDefault="00EE55CA" w:rsidP="0000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6"/>
          <w:szCs w:val="36"/>
          <w:shd w:val="clear" w:color="auto" w:fill="AEAAAA" w:themeFill="background2" w:themeFillShade="BF"/>
          <w:lang w:val="en-US"/>
        </w:rPr>
      </w:pPr>
      <w:r w:rsidRPr="000063AD">
        <w:rPr>
          <w:b/>
          <w:bCs/>
          <w:sz w:val="40"/>
          <w:szCs w:val="40"/>
          <w:lang w:val="en-US"/>
        </w:rPr>
        <w:t xml:space="preserve">         </w:t>
      </w:r>
      <w:r w:rsidRPr="000063AD">
        <w:rPr>
          <w:b/>
          <w:bCs/>
          <w:sz w:val="40"/>
          <w:szCs w:val="40"/>
          <w:lang w:val="en-US"/>
        </w:rPr>
        <w:tab/>
      </w:r>
      <w:r w:rsidRPr="000063AD">
        <w:rPr>
          <w:b/>
          <w:bCs/>
          <w:sz w:val="36"/>
          <w:szCs w:val="36"/>
          <w:lang w:val="en-US"/>
        </w:rPr>
        <w:tab/>
      </w:r>
      <w:r w:rsidRPr="000063AD">
        <w:rPr>
          <w:b/>
          <w:bCs/>
          <w:sz w:val="36"/>
          <w:szCs w:val="36"/>
          <w:highlight w:val="lightGray"/>
          <w:shd w:val="clear" w:color="auto" w:fill="AEAAAA" w:themeFill="background2" w:themeFillShade="BF"/>
          <w:lang w:val="en-US"/>
        </w:rPr>
        <w:t>Login Page(User login)</w:t>
      </w:r>
    </w:p>
    <w:p w14:paraId="6F974E5E" w14:textId="77777777" w:rsidR="000063AD" w:rsidRPr="000063AD" w:rsidRDefault="000063AD" w:rsidP="000063A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180B2C85" w14:textId="2764E073" w:rsidR="00C03C69" w:rsidRPr="00C03C69" w:rsidRDefault="00C03C69" w:rsidP="000063AD">
      <w:pPr>
        <w:shd w:val="clear" w:color="auto" w:fill="F9D4C3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44"/>
          <w:szCs w:val="44"/>
          <w:u w:val="single"/>
          <w:lang w:val="en-US"/>
        </w:rPr>
      </w:pPr>
      <w:r w:rsidRPr="000063AD">
        <w:rPr>
          <w:b/>
          <w:bCs/>
          <w:color w:val="FFFFFF" w:themeColor="background1"/>
          <w:sz w:val="40"/>
          <w:szCs w:val="40"/>
          <w:shd w:val="clear" w:color="auto" w:fill="FF0000"/>
          <w:lang w:val="en-US"/>
        </w:rPr>
        <w:t>Note</w:t>
      </w:r>
      <w:r w:rsidR="003863AB" w:rsidRPr="000063AD">
        <w:rPr>
          <w:b/>
          <w:bCs/>
          <w:color w:val="FF0000"/>
          <w:sz w:val="40"/>
          <w:szCs w:val="40"/>
          <w:lang w:val="en-US"/>
        </w:rPr>
        <w:t xml:space="preserve"> </w:t>
      </w:r>
      <w:r w:rsidR="003863AB">
        <w:rPr>
          <w:b/>
          <w:bCs/>
          <w:color w:val="FF0000"/>
          <w:sz w:val="44"/>
          <w:szCs w:val="44"/>
          <w:lang w:val="en-US"/>
        </w:rPr>
        <w:t xml:space="preserve">:- </w:t>
      </w:r>
      <w:r w:rsidRPr="000063AD">
        <w:rPr>
          <w:b/>
          <w:bCs/>
          <w:color w:val="FF0000"/>
          <w:sz w:val="30"/>
          <w:szCs w:val="30"/>
          <w:lang w:val="en-US"/>
        </w:rPr>
        <w:t>If any error occurred for this login page code…please follow logout page code(See this code login page below)..They include all login pade code.</w:t>
      </w:r>
    </w:p>
    <w:p w14:paraId="652BA206" w14:textId="77777777" w:rsidR="000063AD" w:rsidRPr="000063AD" w:rsidRDefault="000063AD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4A079070" w14:textId="73D59E6D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Urls.py:</w:t>
      </w:r>
    </w:p>
    <w:p w14:paraId="75AE636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3E27FA6D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roll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1EBEEE42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1DC7187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0279CC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4C078EE1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'sign_up/'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,views.sign_up),</w:t>
      </w:r>
    </w:p>
    <w:p w14:paraId="59012CAC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'login/'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,views.login),</w:t>
      </w:r>
    </w:p>
    <w:p w14:paraId="1D1BA1A5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'profile/'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,views.profile),</w:t>
      </w:r>
    </w:p>
    <w:p w14:paraId="481504A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,RedirectView.as_view(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'sign_up/'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695FEF47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6B5F9F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40F9701" w14:textId="52400EA8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7E7F3033" w14:textId="41652FCF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Views.py:</w:t>
      </w:r>
    </w:p>
    <w:p w14:paraId="4BD0EC32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290209F7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roll.forms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Studentregistrtion</w:t>
      </w:r>
    </w:p>
    <w:p w14:paraId="4E450D5D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django.contrib.auth.forms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AuthenticationForm</w:t>
      </w:r>
    </w:p>
    <w:p w14:paraId="4A1E914F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authenticate</w:t>
      </w:r>
    </w:p>
    <w:p w14:paraId="11B96C7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</w:t>
      </w:r>
    </w:p>
    <w:p w14:paraId="3402A657" w14:textId="57C04B54" w:rsidR="00EE55CA" w:rsidRDefault="00EE55CA" w:rsidP="000063AD">
      <w:pPr>
        <w:shd w:val="clear" w:color="auto" w:fill="1E1E1E"/>
        <w:spacing w:after="0" w:line="285" w:lineRule="atLeast"/>
        <w:rPr>
          <w:b/>
          <w:bCs/>
          <w:sz w:val="44"/>
          <w:szCs w:val="44"/>
          <w:u w:val="single"/>
          <w:lang w:val="en-US"/>
        </w:rPr>
      </w:pPr>
    </w:p>
    <w:p w14:paraId="0716B2F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B42980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EA901CB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 == 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4B6B0F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AuthenticationForm(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=request,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=request.POST)</w:t>
      </w:r>
    </w:p>
    <w:p w14:paraId="4FB00D6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2FFF3D87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uname = fm.cleaned_data[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DE82959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pw = fm.cleaned_data[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E873C35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user = authenticate(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=uname,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passsword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=pw)</w:t>
      </w:r>
    </w:p>
    <w:p w14:paraId="251DA74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 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DA72987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login(request,user)</w:t>
      </w:r>
    </w:p>
    <w:p w14:paraId="10F11EF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3E04E9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1F4F18F1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87C952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AuthenticationForm()</w:t>
      </w:r>
    </w:p>
    <w:p w14:paraId="1E734E4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 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"login.html"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488E50A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B92196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74A4830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"profile.html"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A0BAA8" w14:textId="0CDC0187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"/>
          <w:szCs w:val="2"/>
          <w:u w:val="single"/>
          <w:lang w:val="en-US"/>
        </w:rPr>
      </w:pPr>
    </w:p>
    <w:p w14:paraId="6F334513" w14:textId="60F7E4BA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login.html:</w:t>
      </w:r>
    </w:p>
    <w:p w14:paraId="3AA1881F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FDEB5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FB09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66DE8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3F865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0D379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ABAA1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76885C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59EB0B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AD29F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538EFE7E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{{fm.as_p}}</w:t>
      </w:r>
    </w:p>
    <w:p w14:paraId="2FC614B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5B4BA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33444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FB8CF5F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E55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55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"/roll/sign_up/"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55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Signup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851F8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6D64A6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BAE7B5" w14:textId="77777777" w:rsidR="00EE55CA" w:rsidRPr="00EE55CA" w:rsidRDefault="00EE55CA" w:rsidP="00006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55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E55C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E9834" w14:textId="59BAB176" w:rsidR="00EE55CA" w:rsidRPr="000063AD" w:rsidRDefault="00EE55CA" w:rsidP="000063AD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4"/>
          <w:szCs w:val="24"/>
          <w:lang w:val="en-US"/>
        </w:rPr>
      </w:pPr>
      <w:r w:rsidRPr="000063AD">
        <w:rPr>
          <w:b/>
          <w:bCs/>
          <w:sz w:val="24"/>
          <w:szCs w:val="24"/>
          <w:lang w:val="en-US"/>
        </w:rPr>
        <w:t>As it is</w:t>
      </w:r>
      <w:r w:rsidR="000063AD">
        <w:rPr>
          <w:b/>
          <w:bCs/>
          <w:sz w:val="24"/>
          <w:szCs w:val="24"/>
          <w:lang w:val="en-US"/>
        </w:rPr>
        <w:t xml:space="preserve"> create </w:t>
      </w:r>
      <w:r w:rsidRPr="000063AD">
        <w:rPr>
          <w:b/>
          <w:bCs/>
          <w:sz w:val="24"/>
          <w:szCs w:val="24"/>
          <w:lang w:val="en-US"/>
        </w:rPr>
        <w:t>profile.html…..</w:t>
      </w:r>
    </w:p>
    <w:p w14:paraId="0A8735B3" w14:textId="75409F01" w:rsidR="0040532D" w:rsidRPr="000063AD" w:rsidRDefault="0040532D" w:rsidP="0000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0063AD">
        <w:rPr>
          <w:b/>
          <w:bCs/>
          <w:sz w:val="32"/>
          <w:szCs w:val="32"/>
          <w:lang w:val="en-US"/>
        </w:rPr>
        <w:t xml:space="preserve">Logut </w:t>
      </w:r>
      <w:r w:rsidR="00C03C69" w:rsidRPr="000063AD">
        <w:rPr>
          <w:b/>
          <w:bCs/>
          <w:sz w:val="32"/>
          <w:szCs w:val="32"/>
          <w:lang w:val="en-US"/>
        </w:rPr>
        <w:t>P</w:t>
      </w:r>
      <w:r w:rsidRPr="000063AD">
        <w:rPr>
          <w:b/>
          <w:bCs/>
          <w:sz w:val="32"/>
          <w:szCs w:val="32"/>
          <w:lang w:val="en-US"/>
        </w:rPr>
        <w:t>age</w:t>
      </w:r>
    </w:p>
    <w:p w14:paraId="14CC6C3E" w14:textId="3C26611B" w:rsidR="00EE55CA" w:rsidRPr="000063AD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Urls.py:</w:t>
      </w:r>
    </w:p>
    <w:p w14:paraId="0A0A498F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7B49BDC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76CC278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11145EE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887723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6F4F69A8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'sign_up/'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,views.sign_up),</w:t>
      </w:r>
    </w:p>
    <w:p w14:paraId="54953A1B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'login_user/'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,views.login_user),</w:t>
      </w:r>
    </w:p>
    <w:p w14:paraId="7BE3032F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'logout_user/'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,views.logout_user),</w:t>
      </w:r>
    </w:p>
    <w:p w14:paraId="4EFE190F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'profile/'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,views.profile),</w:t>
      </w:r>
    </w:p>
    <w:p w14:paraId="05143F6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'changepassword/'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,views.changepassword,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"cp"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4D00111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path(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,RedirectView.as_view(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'sign_up/'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6AC5D60B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B1615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82DA64D" w14:textId="1B54BE85" w:rsidR="00C03C69" w:rsidRPr="000063AD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1310AEAD" w14:textId="195A6E9F" w:rsidR="00C03C69" w:rsidRPr="000063AD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Views.py:</w:t>
      </w:r>
    </w:p>
    <w:p w14:paraId="5F224E8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422BDF9F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.forms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SignUpForm</w:t>
      </w:r>
    </w:p>
    <w:p w14:paraId="282EA84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django.contrib.auth.forms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AuthenticationForm, PasswordChangeForm</w:t>
      </w:r>
    </w:p>
    <w:p w14:paraId="20FAC3F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authenticate, login,logout,\</w:t>
      </w:r>
    </w:p>
    <w:p w14:paraId="4F3CFDEC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update_session_auth_hash</w:t>
      </w:r>
    </w:p>
    <w:p w14:paraId="71E6381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</w:t>
      </w:r>
    </w:p>
    <w:p w14:paraId="28031078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messages</w:t>
      </w:r>
    </w:p>
    <w:p w14:paraId="189B88F6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E21624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sign_up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9783592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request.method==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3AC21B8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SignUpForm(request.POST)</w:t>
      </w:r>
    </w:p>
    <w:p w14:paraId="4D96571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1B985052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fm.save()</w:t>
      </w:r>
    </w:p>
    <w:p w14:paraId="3D4E2564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FD51BB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6355C1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SignUpForm()</w:t>
      </w:r>
    </w:p>
    <w:p w14:paraId="48197F4B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'signup.html'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153543E7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7ABEB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login_user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AF395D2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6DC79897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 == 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D35CA13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AuthenticationForm(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=request,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=request.POST)</w:t>
      </w:r>
    </w:p>
    <w:p w14:paraId="3396001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1C8D3264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uname = fm.cleaned_data[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'username'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FD2F23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upw = fm.cleaned_data[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AA39B5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user = authenticate(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=request,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=uname,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=upw)</w:t>
      </w:r>
    </w:p>
    <w:p w14:paraId="418B7DF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 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F6C8EB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login(request,user)</w:t>
      </w:r>
    </w:p>
    <w:p w14:paraId="22AC442C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C01437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4D45FB6" w14:textId="48D7E1D8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C03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"Locha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 bhai isme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68D23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</w:p>
    <w:p w14:paraId="5A563138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7AB20F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AuthenticationForm()</w:t>
      </w:r>
    </w:p>
    <w:p w14:paraId="3B1D561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 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"login.html"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6F7D65F5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8BD5686" w14:textId="1A4E68AD" w:rsid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D127450" w14:textId="77777777" w:rsid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6C1789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CCFA58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050E262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"profile.html"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:request.user})</w:t>
      </w:r>
    </w:p>
    <w:p w14:paraId="0ADB690A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E594C33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CCF06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2FA23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logout_user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D7003E9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logout(request)</w:t>
      </w:r>
    </w:p>
    <w:p w14:paraId="6D52BDF6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B33DC27" w14:textId="77777777" w:rsidR="003863AB" w:rsidRPr="00C03C69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5280D6" w14:textId="1CFFE9D9" w:rsidR="00C03C69" w:rsidRPr="000063AD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20BADD29" w14:textId="2383AB06" w:rsidR="00C03C69" w:rsidRPr="000063AD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0063AD">
        <w:rPr>
          <w:b/>
          <w:bCs/>
          <w:sz w:val="28"/>
          <w:szCs w:val="28"/>
          <w:u w:val="single"/>
          <w:lang w:val="en-US"/>
        </w:rPr>
        <w:t>profile.py:</w:t>
      </w:r>
    </w:p>
    <w:p w14:paraId="747A439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05F50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D536F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B40DC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E3ED31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0F76A1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Profile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6B26A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3761A1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03C6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7A91E26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F68EA4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6CB14F3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EF9348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2054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C23422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if messages %}</w:t>
      </w:r>
    </w:p>
    <w:p w14:paraId="64570265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message in messages %}</w:t>
      </w:r>
    </w:p>
    <w:p w14:paraId="7903DB3E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{{message}}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ED1B6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01BFF416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endif %} </w:t>
      </w:r>
    </w:p>
    <w:p w14:paraId="3C038F9D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 am {{us}}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94689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"/roll/logout_user"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3F812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03C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03C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 url 'cp' %}"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03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Change Password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09F95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6F72F" w14:textId="77777777" w:rsidR="00C03C69" w:rsidRPr="00C03C69" w:rsidRDefault="00C03C69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03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03C6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4CF23" w14:textId="6403529F" w:rsidR="00C03C69" w:rsidRDefault="00C03C69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4"/>
          <w:szCs w:val="44"/>
          <w:u w:val="single"/>
          <w:lang w:val="en-US"/>
        </w:rPr>
      </w:pPr>
    </w:p>
    <w:p w14:paraId="6E859C77" w14:textId="701A9FF0" w:rsidR="003863AB" w:rsidRPr="000063AD" w:rsidRDefault="003863AB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0063AD">
        <w:rPr>
          <w:b/>
          <w:bCs/>
          <w:sz w:val="36"/>
          <w:szCs w:val="36"/>
          <w:lang w:val="en-US"/>
        </w:rPr>
        <w:t>Change</w:t>
      </w:r>
      <w:r w:rsidR="008C7445">
        <w:rPr>
          <w:b/>
          <w:bCs/>
          <w:sz w:val="36"/>
          <w:szCs w:val="36"/>
          <w:lang w:val="en-US"/>
        </w:rPr>
        <w:t xml:space="preserve"> </w:t>
      </w:r>
      <w:r w:rsidRPr="000063AD">
        <w:rPr>
          <w:b/>
          <w:bCs/>
          <w:sz w:val="36"/>
          <w:szCs w:val="36"/>
          <w:lang w:val="en-US"/>
        </w:rPr>
        <w:t>Password</w:t>
      </w:r>
      <w:r w:rsidR="008C7445">
        <w:rPr>
          <w:b/>
          <w:bCs/>
          <w:sz w:val="36"/>
          <w:szCs w:val="36"/>
          <w:lang w:val="en-US"/>
        </w:rPr>
        <w:t xml:space="preserve"> </w:t>
      </w:r>
    </w:p>
    <w:p w14:paraId="0BC6CEFC" w14:textId="1D4351BF" w:rsidR="00EE55CA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Urls.py:</w:t>
      </w:r>
    </w:p>
    <w:p w14:paraId="3AA3D824" w14:textId="4A519114" w:rsidR="003863AB" w:rsidRPr="008C7445" w:rsidRDefault="003863AB" w:rsidP="00CF7902">
      <w:pPr>
        <w:pStyle w:val="ListParagraph"/>
        <w:numPr>
          <w:ilvl w:val="0"/>
          <w:numId w:val="29"/>
        </w:num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sz w:val="24"/>
          <w:szCs w:val="24"/>
          <w:lang w:val="en-US"/>
        </w:rPr>
      </w:pPr>
      <w:r w:rsidRPr="008C7445">
        <w:rPr>
          <w:sz w:val="24"/>
          <w:szCs w:val="24"/>
          <w:lang w:val="en-US"/>
        </w:rPr>
        <w:t>See above urls.py…..that is same</w:t>
      </w:r>
    </w:p>
    <w:p w14:paraId="2E0502B8" w14:textId="0D2FA289" w:rsidR="00EE55CA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62454963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changepassword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71D4032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583480D9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 == 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13FF7F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PasswordChangeForm(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=request.user,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=request.POST)</w:t>
      </w:r>
    </w:p>
    <w:p w14:paraId="3E19D272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7FAB2CF6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fm.save()</w:t>
      </w:r>
    </w:p>
    <w:p w14:paraId="64E8D97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update_session_auth_hash(request,fm.user)</w:t>
      </w:r>
    </w:p>
    <w:p w14:paraId="53ECA7FD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messages.success(request,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 changed password Successfully 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F5805C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4A0F0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D2F75E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PasswordChangeForm(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00CC0501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DE8AD2A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47E7C5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"changepass.html"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777B0A01" w14:textId="13156BF3" w:rsidR="003863AB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37DAFE54" w14:textId="3A7ACDBB" w:rsidR="003863AB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changepassword.html</w:t>
      </w:r>
      <w:r w:rsidRPr="008C7445">
        <w:rPr>
          <w:b/>
          <w:bCs/>
          <w:sz w:val="28"/>
          <w:szCs w:val="28"/>
          <w:lang w:val="en-US"/>
        </w:rPr>
        <w:t xml:space="preserve"> :</w:t>
      </w:r>
    </w:p>
    <w:p w14:paraId="25022DFF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B48A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F37A3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6438D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A622C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505A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changepass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7B9EE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4B182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BA9E17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Change Password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FDEB3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F6D1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13A8F322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{{fm.as_p}}</w:t>
      </w:r>
    </w:p>
    <w:p w14:paraId="538428C8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863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3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1D5ACC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310B4A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B0526" w14:textId="77777777" w:rsidR="003863AB" w:rsidRPr="003863AB" w:rsidRDefault="003863AB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63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863A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35E19" w14:textId="5A6ADD64" w:rsidR="003863AB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10E21669" w14:textId="3C7C8481" w:rsidR="003863AB" w:rsidRPr="008C7445" w:rsidRDefault="003863AB" w:rsidP="008C7445">
      <w:p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Profile.html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0FF426FA" w14:textId="4A36482B" w:rsidR="003863AB" w:rsidRPr="008C7445" w:rsidRDefault="003863AB" w:rsidP="00CF7902">
      <w:pPr>
        <w:pStyle w:val="ListParagraph"/>
        <w:numPr>
          <w:ilvl w:val="0"/>
          <w:numId w:val="29"/>
        </w:numPr>
        <w:shd w:val="clear" w:color="auto" w:fill="FFFFFF" w:themeFill="background1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4"/>
          <w:szCs w:val="24"/>
          <w:lang w:val="en-US"/>
        </w:rPr>
      </w:pPr>
      <w:r w:rsidRPr="008C7445">
        <w:rPr>
          <w:b/>
          <w:bCs/>
          <w:sz w:val="24"/>
          <w:szCs w:val="24"/>
          <w:lang w:val="en-US"/>
        </w:rPr>
        <w:t>See above code…..</w:t>
      </w:r>
    </w:p>
    <w:p w14:paraId="1F7B78EF" w14:textId="0623DA67" w:rsidR="00221A8A" w:rsidRPr="008C7445" w:rsidRDefault="00221A8A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40"/>
          <w:szCs w:val="40"/>
          <w:lang w:val="en-US"/>
        </w:rPr>
      </w:pPr>
      <w:r w:rsidRPr="008C7445">
        <w:rPr>
          <w:b/>
          <w:bCs/>
          <w:sz w:val="40"/>
          <w:szCs w:val="40"/>
          <w:lang w:val="en-US"/>
        </w:rPr>
        <w:t>SetPassword</w:t>
      </w:r>
      <w:r w:rsidR="008C7445">
        <w:rPr>
          <w:b/>
          <w:bCs/>
          <w:sz w:val="40"/>
          <w:szCs w:val="40"/>
          <w:lang w:val="en-US"/>
        </w:rPr>
        <w:t xml:space="preserve"> </w:t>
      </w:r>
      <w:r w:rsidRPr="008C7445">
        <w:rPr>
          <w:b/>
          <w:bCs/>
          <w:sz w:val="40"/>
          <w:szCs w:val="40"/>
          <w:lang w:val="en-US"/>
        </w:rPr>
        <w:t>Form</w:t>
      </w:r>
    </w:p>
    <w:p w14:paraId="1AF76FB6" w14:textId="0627599D" w:rsidR="00221A8A" w:rsidRPr="008C7445" w:rsidRDefault="00221A8A" w:rsidP="00221A8A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Views.py:</w:t>
      </w:r>
    </w:p>
    <w:p w14:paraId="2EA59A01" w14:textId="633CC824" w:rsidR="00221A8A" w:rsidRPr="008C7445" w:rsidRDefault="00221A8A" w:rsidP="00CF7902">
      <w:pPr>
        <w:pStyle w:val="NoSpacing"/>
        <w:numPr>
          <w:ilvl w:val="0"/>
          <w:numId w:val="29"/>
        </w:numPr>
        <w:rPr>
          <w:sz w:val="24"/>
          <w:szCs w:val="24"/>
          <w:lang w:eastAsia="en-IN"/>
        </w:rPr>
      </w:pPr>
      <w:r w:rsidRPr="008C7445">
        <w:rPr>
          <w:sz w:val="24"/>
          <w:szCs w:val="24"/>
          <w:lang w:val="en-US"/>
        </w:rPr>
        <w:t xml:space="preserve">Same as above code but here change only write SetPasswordForm  instead of </w:t>
      </w:r>
      <w:r w:rsidRPr="008C7445">
        <w:rPr>
          <w:sz w:val="24"/>
          <w:szCs w:val="24"/>
          <w:lang w:eastAsia="en-IN"/>
        </w:rPr>
        <w:t>PasswordChange</w:t>
      </w:r>
      <w:r w:rsidR="008C7445">
        <w:rPr>
          <w:sz w:val="24"/>
          <w:szCs w:val="24"/>
          <w:lang w:eastAsia="en-IN"/>
        </w:rPr>
        <w:t xml:space="preserve"> </w:t>
      </w:r>
      <w:r w:rsidRPr="008C7445">
        <w:rPr>
          <w:sz w:val="24"/>
          <w:szCs w:val="24"/>
          <w:lang w:eastAsia="en-IN"/>
        </w:rPr>
        <w:t>Form.</w:t>
      </w:r>
    </w:p>
    <w:p w14:paraId="6EDFF7F5" w14:textId="77777777" w:rsidR="00221A8A" w:rsidRDefault="00221A8A" w:rsidP="00221A8A">
      <w:pPr>
        <w:pStyle w:val="NoSpacing"/>
        <w:rPr>
          <w:b/>
          <w:bCs/>
          <w:sz w:val="40"/>
          <w:szCs w:val="40"/>
          <w:lang w:eastAsia="en-IN"/>
        </w:rPr>
      </w:pPr>
    </w:p>
    <w:p w14:paraId="50B6DF3A" w14:textId="3BC44137" w:rsidR="00221A8A" w:rsidRPr="008C7445" w:rsidRDefault="00221A8A" w:rsidP="008C744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0"/>
          <w:szCs w:val="30"/>
          <w:lang w:val="en-US"/>
          <w14:textFill>
            <w14:gradFill>
              <w14:gsLst>
                <w14:gs w14:pos="0">
                  <w14:srgbClr w14:val="FF0000">
                    <w14:tint w14:val="66000"/>
                    <w14:satMod w14:val="160000"/>
                  </w14:srgbClr>
                </w14:gs>
                <w14:gs w14:pos="50000">
                  <w14:srgbClr w14:val="FF0000">
                    <w14:tint w14:val="44500"/>
                    <w14:satMod w14:val="160000"/>
                  </w14:srgbClr>
                </w14:gs>
                <w14:gs w14:pos="100000">
                  <w14:srgbClr w14:val="FF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8C7445">
        <w:rPr>
          <w:b/>
          <w:bCs/>
          <w:sz w:val="30"/>
          <w:szCs w:val="30"/>
          <w:highlight w:val="red"/>
          <w:lang w:eastAsia="en-IN"/>
        </w:rPr>
        <w:t>Use</w:t>
      </w:r>
      <w:r w:rsidRPr="008C7445">
        <w:rPr>
          <w:b/>
          <w:bCs/>
          <w:sz w:val="30"/>
          <w:szCs w:val="30"/>
          <w:lang w:eastAsia="en-IN"/>
        </w:rPr>
        <w:t xml:space="preserve"> :: </w:t>
      </w:r>
      <w:r w:rsidR="008C7445">
        <w:rPr>
          <w:b/>
          <w:bCs/>
          <w:sz w:val="30"/>
          <w:szCs w:val="30"/>
          <w:lang w:eastAsia="en-IN"/>
        </w:rPr>
        <w:t xml:space="preserve">  </w:t>
      </w:r>
      <w:r w:rsidRPr="008C7445">
        <w:rPr>
          <w:b/>
          <w:bCs/>
          <w:color w:val="FF0000"/>
          <w:sz w:val="30"/>
          <w:szCs w:val="30"/>
          <w:lang w:eastAsia="en-IN"/>
        </w:rPr>
        <w:t>Not required input  old password.</w:t>
      </w:r>
    </w:p>
    <w:p w14:paraId="14987535" w14:textId="4A1E0F67" w:rsidR="00221A8A" w:rsidRDefault="00221A8A" w:rsidP="00221A8A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44"/>
          <w:szCs w:val="44"/>
          <w:lang w:val="en-US"/>
        </w:rPr>
      </w:pPr>
    </w:p>
    <w:p w14:paraId="7E41BB48" w14:textId="2233D7BD" w:rsidR="00FE5468" w:rsidRPr="008C7445" w:rsidRDefault="00FE5468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8C7445">
        <w:rPr>
          <w:b/>
          <w:bCs/>
          <w:sz w:val="36"/>
          <w:szCs w:val="36"/>
          <w:lang w:val="en-US"/>
        </w:rPr>
        <w:t>Profile(User Profile)</w:t>
      </w:r>
    </w:p>
    <w:p w14:paraId="39E8202A" w14:textId="1746B912" w:rsidR="00FE5468" w:rsidRPr="008C7445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Profile.py:</w:t>
      </w:r>
    </w:p>
    <w:p w14:paraId="50F46439" w14:textId="3147DA65" w:rsid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django.contrib.auth.forms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UserCreationForm, UserChangeForm</w:t>
      </w:r>
    </w:p>
    <w:p w14:paraId="2C9227A3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6CD746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UserProfileForm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E54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UserChangeForm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38B6B4D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password = 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76A055C4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0073685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model = User</w:t>
      </w:r>
    </w:p>
    <w:p w14:paraId="2FC3389A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fields = [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"first_name"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"last_name"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"last_login"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"date_joined"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F5F2CD5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labels = {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 </w:t>
      </w:r>
    </w:p>
    <w:p w14:paraId="0F36B58B" w14:textId="7E0774F9" w:rsidR="00FE5468" w:rsidRPr="008C7445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7F1F6FB6" w14:textId="5BA9FBF1" w:rsidR="00FE5468" w:rsidRPr="008C7445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views.py:</w:t>
      </w:r>
    </w:p>
    <w:p w14:paraId="2089CE4D" w14:textId="1BBCD1F0" w:rsid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.forms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SignUpForm,UserProfileForm</w:t>
      </w:r>
    </w:p>
    <w:p w14:paraId="35CE93D8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7E05E1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7B45FF4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5DD1FDF6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request.method==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C08BCFA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UserProfileForm(request.POST,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5646B143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710B4D80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fm.save()</w:t>
      </w:r>
    </w:p>
    <w:p w14:paraId="59A9127F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messages.success(request,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 Updated!!!"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377AA9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698E25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17EF8BC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fm = UserProfileForm(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3F190F3A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"profile.html"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:request.user,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3F69F01F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E2DBD1C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333F1E" w14:textId="510A8D06" w:rsidR="00FE5468" w:rsidRPr="008C7445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1CD10AEE" w14:textId="2C1A3EBE" w:rsidR="00FE5468" w:rsidRPr="008C7445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Profile.html:</w:t>
      </w:r>
    </w:p>
    <w:p w14:paraId="2150B980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93134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11593A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8EEE6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1A588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07F9D2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Profile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7B598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E6CEC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835785E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5797CC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9674B71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62230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A7A1B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B4296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if messages %}</w:t>
      </w:r>
    </w:p>
    <w:p w14:paraId="58C65A18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message in messages %}</w:t>
      </w:r>
    </w:p>
    <w:p w14:paraId="4C7B303F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{{message}}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F6BF73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111B5B19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endif %} </w:t>
      </w:r>
    </w:p>
    <w:p w14:paraId="61828A06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5EE01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60B896CB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{{fm.as_p}}</w:t>
      </w:r>
    </w:p>
    <w:p w14:paraId="247DE24F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FAE25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872D2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 am {{us}}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49B0AA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"/roll/logout_user"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B4372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E54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54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"{% url 'cp' %}"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54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Change Password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75682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2EC139" w14:textId="77777777" w:rsidR="00FE5468" w:rsidRPr="00FE5468" w:rsidRDefault="00FE5468" w:rsidP="00FE54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54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E546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8DE7F" w14:textId="72715595" w:rsidR="00FE5468" w:rsidRDefault="00FE5468" w:rsidP="00FE546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4"/>
          <w:szCs w:val="44"/>
          <w:u w:val="single"/>
          <w:lang w:val="en-US"/>
        </w:rPr>
      </w:pPr>
    </w:p>
    <w:p w14:paraId="00ED3A81" w14:textId="7EAD8CCB" w:rsidR="00B90506" w:rsidRPr="008C7445" w:rsidRDefault="00B90506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8"/>
          <w:szCs w:val="38"/>
          <w:lang w:val="en-US"/>
        </w:rPr>
      </w:pPr>
      <w:r w:rsidRPr="008C7445">
        <w:rPr>
          <w:b/>
          <w:bCs/>
          <w:sz w:val="38"/>
          <w:szCs w:val="38"/>
          <w:lang w:val="en-US"/>
        </w:rPr>
        <w:t>Admin Profile</w:t>
      </w:r>
    </w:p>
    <w:p w14:paraId="7C1707C6" w14:textId="0A319450" w:rsidR="00FE5468" w:rsidRPr="008C7445" w:rsidRDefault="00B90506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Form.py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06581E00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90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AdminProfileForm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90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UserChangeForm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D83ABE8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password = 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F66CF2E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905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626E0C4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model = User</w:t>
      </w:r>
    </w:p>
    <w:p w14:paraId="7C899CDC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fields = 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"__all__"</w:t>
      </w:r>
    </w:p>
    <w:p w14:paraId="2B136A20" w14:textId="4653A612" w:rsidR="00B90506" w:rsidRPr="008C7445" w:rsidRDefault="00B90506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1216EE03" w14:textId="67792181" w:rsidR="00B90506" w:rsidRPr="008C7445" w:rsidRDefault="00B90506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views.py:</w:t>
      </w:r>
    </w:p>
    <w:p w14:paraId="76A323F4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.forms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SignUpForm,UserProfileForm,AdminProfileForm</w:t>
      </w:r>
    </w:p>
    <w:p w14:paraId="1A36B6E7" w14:textId="77777777" w:rsid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EDF881B" w14:textId="31E0DACD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905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0757A61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15E4BDC6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request.method==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35102F1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request.user.is_superuser:</w:t>
      </w:r>
    </w:p>
    <w:p w14:paraId="55EA78E5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 = AdminProfileForm(request.POST,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1F2CBC84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248DDD6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 = UserProfileForm(request.POST,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107311F8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2985058D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fm.save()</w:t>
      </w:r>
    </w:p>
    <w:p w14:paraId="6F32BD60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messages.success(request,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 Updated!!!"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97ECD6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"/roll/profile/"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658304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C600FEA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request.user.is_superuser==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C4F4738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 = AdminProfileForm(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786C068F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3448645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fm = UserProfileForm(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=request.user)</w:t>
      </w:r>
    </w:p>
    <w:p w14:paraId="56DFFBAD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9C70A4A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E2AF0C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"profile.html"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:request.user,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</w:t>
      </w:r>
    </w:p>
    <w:p w14:paraId="7A6223FE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20BAFCD" w14:textId="77777777" w:rsidR="00B90506" w:rsidRPr="00B90506" w:rsidRDefault="00B90506" w:rsidP="00B905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905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"/roll/login_user/"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B90508" w14:textId="77777777" w:rsidR="00992652" w:rsidRPr="008C7445" w:rsidRDefault="00992652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08CA1A42" w14:textId="7F33BBD0" w:rsidR="00B90506" w:rsidRPr="008C7445" w:rsidRDefault="00B90506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profile.html:</w:t>
      </w:r>
    </w:p>
    <w:p w14:paraId="2D5FAE1A" w14:textId="650CF452" w:rsidR="00B90506" w:rsidRPr="008C7445" w:rsidRDefault="00B90506" w:rsidP="00CF7902">
      <w:pPr>
        <w:pStyle w:val="ListParagraph"/>
        <w:numPr>
          <w:ilvl w:val="0"/>
          <w:numId w:val="29"/>
        </w:numPr>
        <w:tabs>
          <w:tab w:val="left" w:pos="1629"/>
          <w:tab w:val="center" w:pos="3795"/>
          <w:tab w:val="right" w:pos="7590"/>
        </w:tabs>
        <w:spacing w:line="360" w:lineRule="auto"/>
        <w:rPr>
          <w:sz w:val="26"/>
          <w:szCs w:val="26"/>
          <w:lang w:val="en-US"/>
        </w:rPr>
      </w:pPr>
      <w:r w:rsidRPr="008C7445">
        <w:rPr>
          <w:sz w:val="26"/>
          <w:szCs w:val="26"/>
          <w:lang w:val="en-US"/>
        </w:rPr>
        <w:t xml:space="preserve">same </w:t>
      </w:r>
      <w:r w:rsidR="008C7445">
        <w:rPr>
          <w:sz w:val="26"/>
          <w:szCs w:val="26"/>
          <w:lang w:val="en-US"/>
        </w:rPr>
        <w:t xml:space="preserve">as </w:t>
      </w:r>
      <w:r w:rsidRPr="008C7445">
        <w:rPr>
          <w:sz w:val="26"/>
          <w:szCs w:val="26"/>
          <w:lang w:val="en-US"/>
        </w:rPr>
        <w:t xml:space="preserve"> </w:t>
      </w:r>
      <w:r w:rsidR="008C7445">
        <w:rPr>
          <w:sz w:val="26"/>
          <w:szCs w:val="26"/>
          <w:lang w:val="en-US"/>
        </w:rPr>
        <w:t xml:space="preserve">it is </w:t>
      </w:r>
      <w:r w:rsidRPr="008C7445">
        <w:rPr>
          <w:sz w:val="26"/>
          <w:szCs w:val="26"/>
          <w:lang w:val="en-US"/>
        </w:rPr>
        <w:t xml:space="preserve"> above part</w:t>
      </w:r>
      <w:r w:rsidR="008C7445" w:rsidRPr="008C7445">
        <w:rPr>
          <w:sz w:val="26"/>
          <w:szCs w:val="26"/>
          <w:lang w:val="en-US"/>
        </w:rPr>
        <w:t>…</w:t>
      </w:r>
      <w:r w:rsidRPr="008C7445">
        <w:rPr>
          <w:sz w:val="26"/>
          <w:szCs w:val="26"/>
          <w:lang w:val="en-US"/>
        </w:rPr>
        <w:t>.</w:t>
      </w:r>
      <w:r w:rsidR="008C7445">
        <w:rPr>
          <w:sz w:val="26"/>
          <w:szCs w:val="26"/>
          <w:lang w:val="en-US"/>
        </w:rPr>
        <w:t>A</w:t>
      </w:r>
      <w:r w:rsidRPr="008C7445">
        <w:rPr>
          <w:sz w:val="26"/>
          <w:szCs w:val="26"/>
          <w:lang w:val="en-US"/>
        </w:rPr>
        <w:t>nd do extra below</w:t>
      </w:r>
    </w:p>
    <w:p w14:paraId="4D89737A" w14:textId="77777777" w:rsidR="00B90506" w:rsidRPr="00B90506" w:rsidRDefault="00B90506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{% if user.is_superuser %}</w:t>
      </w:r>
    </w:p>
    <w:p w14:paraId="2D1FDE25" w14:textId="77777777" w:rsidR="00B90506" w:rsidRPr="00B90506" w:rsidRDefault="00B90506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905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050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9050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B9050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A0E94" w14:textId="77777777" w:rsidR="00B90506" w:rsidRPr="00B90506" w:rsidRDefault="00B90506" w:rsidP="008C74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9050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endif %}</w:t>
      </w:r>
    </w:p>
    <w:p w14:paraId="61B45329" w14:textId="77777777" w:rsidR="00B90506" w:rsidRPr="00B90506" w:rsidRDefault="00B90506" w:rsidP="00B9050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4"/>
          <w:szCs w:val="44"/>
          <w:lang w:val="en-US"/>
        </w:rPr>
      </w:pPr>
    </w:p>
    <w:p w14:paraId="3FADD0D7" w14:textId="21805129" w:rsidR="00B90506" w:rsidRPr="008C7445" w:rsidRDefault="00CD2A42" w:rsidP="008C74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8C7445">
        <w:rPr>
          <w:b/>
          <w:bCs/>
          <w:sz w:val="36"/>
          <w:szCs w:val="36"/>
          <w:lang w:val="en-US"/>
        </w:rPr>
        <w:t>User Dashbord</w:t>
      </w:r>
    </w:p>
    <w:p w14:paraId="52B66118" w14:textId="55F87667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Urls.py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1138F1C7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path(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'userdashbord/'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,views.userdashbord),</w:t>
      </w:r>
    </w:p>
    <w:p w14:paraId="37E33FD6" w14:textId="50A0147E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"/>
          <w:szCs w:val="2"/>
          <w:lang w:val="en-US"/>
        </w:rPr>
      </w:pPr>
    </w:p>
    <w:p w14:paraId="283EFE44" w14:textId="59148E8A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views.py:</w:t>
      </w:r>
    </w:p>
    <w:p w14:paraId="5BB8E06C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userdashbord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E86719D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request.user.is_authenticated:</w:t>
      </w:r>
    </w:p>
    <w:p w14:paraId="66C180D4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D2A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"dash.html"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:request.user.username})</w:t>
      </w:r>
    </w:p>
    <w:p w14:paraId="28783B54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788D817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D2A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"/roll/login_user"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AD368D" w14:textId="5AC6B35F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13DC393A" w14:textId="43F624AC" w:rsidR="00CD2A42" w:rsidRPr="008C7445" w:rsidRDefault="00CD2A42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BA897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8C7445">
        <w:rPr>
          <w:b/>
          <w:bCs/>
          <w:sz w:val="32"/>
          <w:szCs w:val="32"/>
          <w:lang w:val="en-US"/>
        </w:rPr>
        <w:t xml:space="preserve">Give a permission in admin </w:t>
      </w:r>
      <w:r w:rsidR="008D75AF" w:rsidRPr="008C7445">
        <w:rPr>
          <w:b/>
          <w:bCs/>
          <w:sz w:val="32"/>
          <w:szCs w:val="32"/>
          <w:lang w:val="en-US"/>
        </w:rPr>
        <w:t>panel:</w:t>
      </w:r>
    </w:p>
    <w:p w14:paraId="54E9C0D6" w14:textId="17D3E3F7" w:rsidR="008D75AF" w:rsidRPr="008D75AF" w:rsidRDefault="008D75AF" w:rsidP="008C7445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8D75AF">
        <w:rPr>
          <w:b/>
          <w:bCs/>
          <w:sz w:val="32"/>
          <w:szCs w:val="32"/>
          <w:lang w:val="en-US"/>
        </w:rPr>
        <w:sym w:font="Wingdings" w:char="F0E8"/>
      </w:r>
      <w:r w:rsidRPr="008C7445">
        <w:rPr>
          <w:b/>
          <w:bCs/>
          <w:sz w:val="30"/>
          <w:szCs w:val="30"/>
          <w:lang w:val="en-US"/>
        </w:rPr>
        <w:t>Make Group in admin pannel</w:t>
      </w:r>
    </w:p>
    <w:p w14:paraId="22599952" w14:textId="6C2F9974" w:rsidR="008D75AF" w:rsidRPr="008C7445" w:rsidRDefault="008D75AF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Views.py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0DFA2A98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D75A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signup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D75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140B86C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D75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req.method == 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AEFF1B5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form = SignupForm(req.POST)</w:t>
      </w:r>
    </w:p>
    <w:p w14:paraId="22188ADE" w14:textId="53C125C0" w:rsid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8D75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form.is_valid():</w:t>
      </w:r>
    </w:p>
    <w:p w14:paraId="33D228A4" w14:textId="77777777" w:rsidR="008D75AF" w:rsidRPr="008D75AF" w:rsidRDefault="008D75AF" w:rsidP="008D75AF">
      <w:pPr>
        <w:shd w:val="clear" w:color="auto" w:fill="262626" w:themeFill="text1" w:themeFillTint="D9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8A05FD" w14:textId="3D507C66" w:rsidR="008D75AF" w:rsidRPr="008D75AF" w:rsidRDefault="008D75AF" w:rsidP="008D75AF">
      <w:pPr>
        <w:shd w:val="clear" w:color="auto" w:fill="262626" w:themeFill="text1" w:themeFillTint="D9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user = form.save()</w:t>
      </w:r>
    </w:p>
    <w:p w14:paraId="75147820" w14:textId="77777777" w:rsidR="008D75AF" w:rsidRPr="008D75AF" w:rsidRDefault="008D75AF" w:rsidP="008D75AF">
      <w:pPr>
        <w:shd w:val="clear" w:color="auto" w:fill="262626" w:themeFill="text1" w:themeFillTint="D9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group = Group.objects.get(</w:t>
      </w:r>
      <w:r w:rsidRPr="008D75A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'Auther'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514CD3" w14:textId="77777777" w:rsidR="008D75AF" w:rsidRPr="008D75AF" w:rsidRDefault="008D75AF" w:rsidP="008D75AF">
      <w:pPr>
        <w:shd w:val="clear" w:color="auto" w:fill="262626" w:themeFill="text1" w:themeFillTint="D9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user.groups.add(group)</w:t>
      </w:r>
    </w:p>
    <w:p w14:paraId="22FD1565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622A75E4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messages.success(req,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"Successfully Register!!!!"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1F9A07F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messages.warning(req,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 login!!!"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8ED47F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8D75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"/blog/user_login"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27AD3FD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D75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D239887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form = SignupForm()       </w:t>
      </w:r>
    </w:p>
    <w:p w14:paraId="099F6A8F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3C798A3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D75A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"signup.html"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8D75A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8D75A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:form})</w:t>
      </w:r>
    </w:p>
    <w:p w14:paraId="5B3770E4" w14:textId="77777777" w:rsidR="008D75AF" w:rsidRPr="008D75AF" w:rsidRDefault="008D75AF" w:rsidP="008D75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C4C548" w14:textId="77777777" w:rsidR="008D75AF" w:rsidRPr="008C7445" w:rsidRDefault="008D75AF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1068FAEF" w14:textId="1AC41776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8C7445">
        <w:rPr>
          <w:b/>
          <w:bCs/>
          <w:sz w:val="28"/>
          <w:szCs w:val="28"/>
          <w:u w:val="single"/>
          <w:lang w:val="en-US"/>
        </w:rPr>
        <w:t>dash.html</w:t>
      </w:r>
      <w:r w:rsidRPr="008C7445">
        <w:rPr>
          <w:b/>
          <w:bCs/>
          <w:sz w:val="28"/>
          <w:szCs w:val="28"/>
          <w:lang w:val="en-US"/>
        </w:rPr>
        <w:t>:</w:t>
      </w:r>
    </w:p>
    <w:p w14:paraId="3FB8547B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DBFF0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091814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ED9275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84827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4DC1B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dash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CCCC7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D8C763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65D350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 {{nm}}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68A6AB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if perms.roll.delete_modal %}</w:t>
      </w:r>
    </w:p>
    <w:p w14:paraId="49CE9250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CFD6A4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else %}</w:t>
      </w:r>
    </w:p>
    <w:p w14:paraId="046A0FB3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 delete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8E964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endif %}</w:t>
      </w:r>
    </w:p>
    <w:p w14:paraId="494E9757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if perms.roll.add_modal %}</w:t>
      </w:r>
    </w:p>
    <w:p w14:paraId="6710C1BD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56766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else %}</w:t>
      </w:r>
    </w:p>
    <w:p w14:paraId="63BC7192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 add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DCCBF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endif %}</w:t>
      </w:r>
    </w:p>
    <w:p w14:paraId="5C84AC01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D2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2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"/roll/logout_user"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2A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77C6D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FD482D" w14:textId="77777777" w:rsidR="00CD2A42" w:rsidRPr="00CD2A42" w:rsidRDefault="00CD2A42" w:rsidP="00CD2A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2A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D2A4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568ADF" w14:textId="071E13FA" w:rsidR="00CD2A42" w:rsidRPr="008C7445" w:rsidRDefault="00CD2A42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12"/>
          <w:szCs w:val="12"/>
          <w:lang w:val="en-US"/>
        </w:rPr>
      </w:pPr>
    </w:p>
    <w:p w14:paraId="27F10D67" w14:textId="2272791D" w:rsidR="00C2525B" w:rsidRPr="006528E2" w:rsidRDefault="00C2525B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COOKIES IN DJANGO</w:t>
      </w:r>
    </w:p>
    <w:p w14:paraId="1ACD6DC2" w14:textId="11BDA162" w:rsidR="00CD2A42" w:rsidRPr="006528E2" w:rsidRDefault="00C2525B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Urls.py:</w:t>
      </w:r>
    </w:p>
    <w:p w14:paraId="521C3FC8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20C7C78E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2B3F5BA5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38AB803D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637FF3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5230544F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'set/'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views.set_cook),</w:t>
      </w:r>
    </w:p>
    <w:p w14:paraId="231F3C08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'get/'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views.get_cook),</w:t>
      </w:r>
    </w:p>
    <w:p w14:paraId="004ED6E0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'del/'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views.del_cook),</w:t>
      </w:r>
    </w:p>
    <w:p w14:paraId="6B960C4A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2E4E3FA" w14:textId="76626692" w:rsidR="00C2525B" w:rsidRPr="006528E2" w:rsidRDefault="00C2525B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u w:val="single"/>
          <w:lang w:val="en-US"/>
        </w:rPr>
      </w:pPr>
    </w:p>
    <w:p w14:paraId="3805E8A6" w14:textId="3123D421" w:rsidR="00C2525B" w:rsidRPr="006528E2" w:rsidRDefault="00C2525B" w:rsidP="00CD2A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Views.py:</w:t>
      </w:r>
    </w:p>
    <w:p w14:paraId="0970E156" w14:textId="05A59FAB" w:rsid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02BC61B2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datetime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datetime, timedelta</w:t>
      </w:r>
    </w:p>
    <w:p w14:paraId="4A814628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6D42EC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66AD4221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25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set_cook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25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FCEE97F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render(req,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FE06A20" w14:textId="6708D810" w:rsid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pi.set_cookie(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,max_age=60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55D5B2" w14:textId="77777777" w:rsidR="008B50FD" w:rsidRDefault="008B50FD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95DBE8" w14:textId="4CF3FF7B" w:rsidR="008B50FD" w:rsidRPr="00C2525B" w:rsidRDefault="008B50FD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#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=datetime.utcnow()+timedelta(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0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544848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pi</w:t>
      </w:r>
    </w:p>
    <w:p w14:paraId="1F65D943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14C906C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14D31BD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25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get_cook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25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979E378" w14:textId="74E4546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2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#pi.COOKIES["name"]        #this return error when cookies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</w:t>
      </w:r>
      <w:r w:rsidRPr="00C252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 not in session</w:t>
      </w:r>
    </w:p>
    <w:p w14:paraId="34185B32" w14:textId="30937FA6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req.COOKIES.get(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"guest"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</w:t>
      </w:r>
      <w:r w:rsidRPr="00C252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#this return none value when cookies 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</w:t>
      </w:r>
      <w:r w:rsidRPr="00C252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 not in session</w:t>
      </w:r>
    </w:p>
    <w:p w14:paraId="256F5685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:pi})</w:t>
      </w:r>
    </w:p>
    <w:p w14:paraId="3B56FF7D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39429B7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25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del_cook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25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6111A03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render(req,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"del.html"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1FB856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pi.delete_cookie(</w:t>
      </w:r>
      <w:r w:rsidRPr="00C252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0EF8D83" w14:textId="77777777" w:rsidR="00C2525B" w:rsidRPr="00C2525B" w:rsidRDefault="00C2525B" w:rsidP="00C252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2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252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pi</w:t>
      </w:r>
    </w:p>
    <w:p w14:paraId="476E7827" w14:textId="77777777" w:rsidR="006528E2" w:rsidRPr="006528E2" w:rsidRDefault="006528E2" w:rsidP="006528E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"/>
          <w:szCs w:val="2"/>
          <w:lang w:val="en-US"/>
        </w:rPr>
      </w:pPr>
    </w:p>
    <w:p w14:paraId="468DD4EC" w14:textId="7D8737A4" w:rsidR="00C2525B" w:rsidRPr="006528E2" w:rsidRDefault="00C2525B" w:rsidP="00CF7902">
      <w:pPr>
        <w:pStyle w:val="ListParagraph"/>
        <w:numPr>
          <w:ilvl w:val="0"/>
          <w:numId w:val="29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6"/>
          <w:szCs w:val="26"/>
          <w:lang w:val="en-US"/>
        </w:rPr>
      </w:pPr>
      <w:r w:rsidRPr="006528E2">
        <w:rPr>
          <w:b/>
          <w:bCs/>
          <w:sz w:val="26"/>
          <w:szCs w:val="26"/>
          <w:lang w:val="en-US"/>
        </w:rPr>
        <w:t>Here guest is default value and max age is cookies’s life time</w:t>
      </w:r>
      <w:r w:rsidR="008B50FD" w:rsidRPr="006528E2">
        <w:rPr>
          <w:b/>
          <w:bCs/>
          <w:sz w:val="26"/>
          <w:szCs w:val="26"/>
          <w:lang w:val="en-US"/>
        </w:rPr>
        <w:t>….</w:t>
      </w:r>
    </w:p>
    <w:p w14:paraId="56CE3302" w14:textId="7E244107" w:rsidR="00CD2A42" w:rsidRPr="006528E2" w:rsidRDefault="008B50FD" w:rsidP="00CF7902">
      <w:pPr>
        <w:pStyle w:val="ListParagraph"/>
        <w:numPr>
          <w:ilvl w:val="0"/>
          <w:numId w:val="29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30"/>
          <w:szCs w:val="30"/>
          <w:lang w:val="en-US"/>
        </w:rPr>
      </w:pPr>
      <w:r w:rsidRPr="006528E2">
        <w:rPr>
          <w:b/>
          <w:bCs/>
          <w:color w:val="FF0000"/>
          <w:sz w:val="30"/>
          <w:szCs w:val="30"/>
          <w:lang w:val="en-US"/>
        </w:rPr>
        <w:t>Make set.html,get.html,del.html…..</w:t>
      </w:r>
    </w:p>
    <w:p w14:paraId="54E370C9" w14:textId="165C96E6" w:rsidR="00CD2A42" w:rsidRPr="006528E2" w:rsidRDefault="00CD2A42" w:rsidP="008B50FD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2"/>
          <w:szCs w:val="2"/>
          <w:lang w:val="en-US"/>
        </w:rPr>
      </w:pPr>
    </w:p>
    <w:p w14:paraId="7915B2D8" w14:textId="1F16CACA" w:rsidR="008B50FD" w:rsidRPr="006528E2" w:rsidRDefault="008B50FD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Signed cookies</w:t>
      </w:r>
    </w:p>
    <w:p w14:paraId="7A55B7AB" w14:textId="6E80BF66" w:rsidR="00CD2A42" w:rsidRPr="006528E2" w:rsidRDefault="008B50FD" w:rsidP="00CF7902">
      <w:pPr>
        <w:pStyle w:val="ListParagraph"/>
        <w:numPr>
          <w:ilvl w:val="0"/>
          <w:numId w:val="3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6"/>
          <w:szCs w:val="26"/>
          <w:lang w:val="en-US"/>
        </w:rPr>
      </w:pPr>
      <w:r w:rsidRPr="006528E2">
        <w:rPr>
          <w:b/>
          <w:bCs/>
          <w:sz w:val="26"/>
          <w:szCs w:val="26"/>
          <w:lang w:val="en-US"/>
        </w:rPr>
        <w:t>Here content is hidden(encrypted)</w:t>
      </w:r>
    </w:p>
    <w:p w14:paraId="5C3B9D45" w14:textId="6A04AFB5" w:rsidR="008B50FD" w:rsidRPr="006528E2" w:rsidRDefault="008B50FD" w:rsidP="008B50F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08BB607F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1771AD00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datetime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datetime, timedelta</w:t>
      </w:r>
    </w:p>
    <w:p w14:paraId="7F0689B3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DD9AC7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B50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set_cook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8879CC9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render(req,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969259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pi.set_signed_cookie(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"kachadiya"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salt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=datetime.utcnow()+timedelta(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days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0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C795D8A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pi</w:t>
      </w:r>
    </w:p>
    <w:p w14:paraId="47063EB0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59FD1AF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F3C080E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B50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get_cook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D0DE6FC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req.get_signed_cookie(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"guest"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salt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6352F3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:pi})</w:t>
      </w:r>
    </w:p>
    <w:p w14:paraId="0272026E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AD3FABE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B50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del_cook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B50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147417C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render(req,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"del.html"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A82990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pi.delete_cookie(</w:t>
      </w:r>
      <w:r w:rsidRPr="008B50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F4F21ED" w14:textId="77777777" w:rsidR="008B50FD" w:rsidRPr="008B50FD" w:rsidRDefault="008B50FD" w:rsidP="008B5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B50F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0F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pi</w:t>
      </w:r>
    </w:p>
    <w:p w14:paraId="50D59CC7" w14:textId="39D545CF" w:rsidR="008B50FD" w:rsidRDefault="008B50FD" w:rsidP="008B50F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4"/>
          <w:szCs w:val="44"/>
          <w:lang w:val="en-US"/>
        </w:rPr>
      </w:pPr>
    </w:p>
    <w:p w14:paraId="45E3DF54" w14:textId="56338520" w:rsidR="008B50FD" w:rsidRPr="006528E2" w:rsidRDefault="00666A2E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40"/>
          <w:szCs w:val="40"/>
          <w:lang w:val="en-US"/>
        </w:rPr>
      </w:pPr>
      <w:r w:rsidRPr="006528E2">
        <w:rPr>
          <w:b/>
          <w:bCs/>
          <w:sz w:val="40"/>
          <w:szCs w:val="40"/>
          <w:lang w:val="en-US"/>
        </w:rPr>
        <w:t>Session in django</w:t>
      </w:r>
    </w:p>
    <w:p w14:paraId="73E1818C" w14:textId="6A94DC4F" w:rsidR="00FE5468" w:rsidRPr="006528E2" w:rsidRDefault="00E54E6D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u w:val="single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Views.py:</w:t>
      </w:r>
    </w:p>
    <w:p w14:paraId="17EE9467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36BFFD86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6DC9CE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54E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set_session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54E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4E3D2A7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</w:p>
    <w:p w14:paraId="43154362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"sname"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</w:p>
    <w:p w14:paraId="21C6E3F7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6243AA4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EAA376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54E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get_session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54E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28D9F56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54E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name = req.session["name"]</w:t>
      </w:r>
    </w:p>
    <w:p w14:paraId="4E268C4B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req.session.get(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'guest'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E10239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sname = req.session.get(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"sname"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'guest'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1F0A8A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:name})</w:t>
      </w:r>
    </w:p>
    <w:p w14:paraId="17E43510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D473FE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54E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del_session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54E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9728E31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54E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req.session:</w:t>
      </w:r>
    </w:p>
    <w:p w14:paraId="3AC5F379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del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req.session[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71A4498" w14:textId="77777777" w:rsidR="00E54E6D" w:rsidRPr="00E54E6D" w:rsidRDefault="00E54E6D" w:rsidP="00E54E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54E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54E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"del.html"</w:t>
      </w:r>
      <w:r w:rsidRPr="00E54E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BD4A261" w14:textId="4254C2AE" w:rsidR="00E54E6D" w:rsidRPr="006528E2" w:rsidRDefault="00E54E6D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10"/>
          <w:szCs w:val="10"/>
          <w:u w:val="single"/>
          <w:lang w:val="en-US"/>
        </w:rPr>
      </w:pPr>
    </w:p>
    <w:p w14:paraId="48BD64F4" w14:textId="5D82911A" w:rsidR="009F7ED3" w:rsidRPr="006528E2" w:rsidRDefault="006528E2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</w:t>
      </w:r>
      <w:r w:rsidR="009F7ED3" w:rsidRPr="006528E2">
        <w:rPr>
          <w:b/>
          <w:bCs/>
          <w:sz w:val="36"/>
          <w:szCs w:val="36"/>
          <w:lang w:val="en-US"/>
        </w:rPr>
        <w:t xml:space="preserve">ther </w:t>
      </w:r>
      <w:r>
        <w:rPr>
          <w:b/>
          <w:bCs/>
          <w:sz w:val="36"/>
          <w:szCs w:val="36"/>
          <w:lang w:val="en-US"/>
        </w:rPr>
        <w:t>M</w:t>
      </w:r>
      <w:r w:rsidR="009F7ED3" w:rsidRPr="006528E2">
        <w:rPr>
          <w:b/>
          <w:bCs/>
          <w:sz w:val="36"/>
          <w:szCs w:val="36"/>
          <w:lang w:val="en-US"/>
        </w:rPr>
        <w:t>ethod</w:t>
      </w:r>
    </w:p>
    <w:p w14:paraId="5B9E7A24" w14:textId="0E5DB4F1" w:rsidR="009F7ED3" w:rsidRPr="006528E2" w:rsidRDefault="009F7ED3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1CBA66AD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9F7E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3601C421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CDF230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set_session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3D1113B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</w:p>
    <w:p w14:paraId="068EA63B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"sname"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</w:p>
    <w:p w14:paraId="298BD5D7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97599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55EB4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get_session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430A7D7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name = req.session["name"]</w:t>
      </w:r>
    </w:p>
    <w:p w14:paraId="29A3A5D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req.session.get(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'guest'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1F096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sname = req.session.get(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"sname"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'guest'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FB92A8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key = req.session.keys()</w:t>
      </w:r>
    </w:p>
    <w:p w14:paraId="2DA27DE0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item = req.session.items()</w:t>
      </w:r>
    </w:p>
    <w:p w14:paraId="4DC3D09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df = req.session.setdefault("age","12")</w:t>
      </w:r>
    </w:p>
    <w:p w14:paraId="6C2719D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:name,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"key"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:key,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"sn"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:sname,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:item})</w:t>
      </w:r>
    </w:p>
    <w:p w14:paraId="3317EC4F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D14F04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del_session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3D12EC2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req.session.flush()</w:t>
      </w:r>
    </w:p>
    <w:p w14:paraId="3AFBAE4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"del.html"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F3455D" w14:textId="645ABA7B" w:rsidR="009F7ED3" w:rsidRPr="006528E2" w:rsidRDefault="009F7ED3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0"/>
          <w:szCs w:val="20"/>
          <w:lang w:val="en-US"/>
        </w:rPr>
      </w:pPr>
    </w:p>
    <w:p w14:paraId="07B0D9DA" w14:textId="4D8E51E2" w:rsidR="009F7ED3" w:rsidRPr="006528E2" w:rsidRDefault="009F7ED3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get.html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4A7C7283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41F2D8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E077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1F0A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ABB0C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7ED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7E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6768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Document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EEC17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542BA4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ADAAA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getttttt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{{nm}}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{{sn}}</w:t>
      </w:r>
    </w:p>
    <w:p w14:paraId="52438C6A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key in key %}</w:t>
      </w:r>
    </w:p>
    <w:p w14:paraId="046EA47D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{{key}}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A90B0E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2719E20B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017E30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key,value in item %}</w:t>
      </w:r>
    </w:p>
    <w:p w14:paraId="7F52C822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{{key}}---{{value}}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D4B23F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6BC6D1F5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19140" w14:textId="77777777" w:rsidR="009F7ED3" w:rsidRPr="009F7ED3" w:rsidRDefault="009F7ED3" w:rsidP="009F7E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F7E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9F7ED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81F3E" w14:textId="2D5F757B" w:rsidR="009F7ED3" w:rsidRPr="006528E2" w:rsidRDefault="009F7ED3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0"/>
          <w:szCs w:val="30"/>
          <w:lang w:val="en-US"/>
        </w:rPr>
      </w:pPr>
    </w:p>
    <w:p w14:paraId="422AC028" w14:textId="65D5EEDE" w:rsidR="007E1DF0" w:rsidRPr="006528E2" w:rsidRDefault="007E1DF0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Expiry date clear</w:t>
      </w:r>
      <w:r w:rsidR="00277818" w:rsidRPr="006528E2">
        <w:rPr>
          <w:b/>
          <w:bCs/>
          <w:sz w:val="36"/>
          <w:szCs w:val="36"/>
          <w:lang w:val="en-US"/>
        </w:rPr>
        <w:t>(delete)</w:t>
      </w:r>
    </w:p>
    <w:p w14:paraId="1DF41CFB" w14:textId="07FB3C38" w:rsidR="009F7ED3" w:rsidRPr="006528E2" w:rsidRDefault="007E1DF0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0EC0B9A9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7E1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129F33DB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951987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E1DF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set_session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300EFA9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</w:p>
    <w:p w14:paraId="05F71944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req.session.set_expiry(</w:t>
      </w:r>
      <w:r w:rsidRPr="007E1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390EFE3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E1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4FBB6C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D5DDB2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E1DF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get_session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AA6F019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E1DF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name = req.session["name"]</w:t>
      </w:r>
    </w:p>
    <w:p w14:paraId="0155C16F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req.session.get(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'guest'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EA6457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E1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"nm"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:name})</w:t>
      </w:r>
    </w:p>
    <w:p w14:paraId="28182D1B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873F66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E1DF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del_session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E1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997F6AF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req.session.flush()</w:t>
      </w:r>
    </w:p>
    <w:p w14:paraId="35DF6E1E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req.session.clear_expired()</w:t>
      </w:r>
    </w:p>
    <w:p w14:paraId="579046DE" w14:textId="77777777" w:rsidR="007E1DF0" w:rsidRPr="007E1DF0" w:rsidRDefault="007E1DF0" w:rsidP="007E1DF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E1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7E1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"del.html"</w:t>
      </w:r>
      <w:r w:rsidRPr="007E1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41DFA0" w14:textId="54FBA7E9" w:rsidR="007E1DF0" w:rsidRPr="006528E2" w:rsidRDefault="007E1DF0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0"/>
          <w:szCs w:val="20"/>
          <w:lang w:val="en-US"/>
        </w:rPr>
      </w:pPr>
    </w:p>
    <w:p w14:paraId="556579BF" w14:textId="276D94F3" w:rsidR="007E1DF0" w:rsidRPr="006528E2" w:rsidRDefault="007E1DF0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get.py</w:t>
      </w:r>
      <w:r w:rsidR="00277818" w:rsidRPr="006528E2">
        <w:rPr>
          <w:b/>
          <w:bCs/>
          <w:sz w:val="28"/>
          <w:szCs w:val="28"/>
          <w:lang w:val="en-US"/>
        </w:rPr>
        <w:t>:</w:t>
      </w:r>
    </w:p>
    <w:p w14:paraId="3594F42E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78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85DE8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78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78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754E9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1615C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78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78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F0E3DB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78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78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78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78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235CE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Document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B6F33C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DFEA4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EBC1D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getttttt 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{{nm}}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3528A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{{request.session.get_session_cookie_age}}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426634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{{request.session.get_expiry_age}}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57AC37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{{request.session.get_expiry_date}}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66CDB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{{request.session.get_expire_at_browser_close}}</w:t>
      </w:r>
    </w:p>
    <w:p w14:paraId="263AF436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78F9D" w14:textId="77777777" w:rsidR="00277818" w:rsidRPr="00277818" w:rsidRDefault="00277818" w:rsidP="002778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78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7781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F7E9FF" w14:textId="5B399B61" w:rsidR="00277818" w:rsidRPr="006528E2" w:rsidRDefault="00277818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0"/>
          <w:szCs w:val="20"/>
          <w:lang w:val="en-US"/>
        </w:rPr>
      </w:pPr>
    </w:p>
    <w:p w14:paraId="3D518CCA" w14:textId="77777777" w:rsidR="00535E2B" w:rsidRPr="006528E2" w:rsidRDefault="00535E2B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EAAAA" w:themeFill="background2" w:themeFillShade="BF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8"/>
          <w:szCs w:val="38"/>
          <w:lang w:val="en-US"/>
        </w:rPr>
      </w:pPr>
      <w:r w:rsidRPr="006528E2">
        <w:rPr>
          <w:b/>
          <w:bCs/>
          <w:sz w:val="38"/>
          <w:szCs w:val="38"/>
          <w:lang w:val="en-US"/>
        </w:rPr>
        <w:t>Check Cookies enable or not</w:t>
      </w:r>
    </w:p>
    <w:p w14:paraId="4C0AC52F" w14:textId="46A5A27D" w:rsidR="00277818" w:rsidRPr="006528E2" w:rsidRDefault="00535E2B" w:rsidP="006528E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6528E2">
        <w:rPr>
          <w:b/>
          <w:bCs/>
          <w:sz w:val="32"/>
          <w:szCs w:val="32"/>
          <w:highlight w:val="darkGray"/>
          <w:lang w:val="en-US"/>
        </w:rPr>
        <w:t>Testing on cookies</w:t>
      </w:r>
      <w:r w:rsidRPr="006528E2">
        <w:rPr>
          <w:b/>
          <w:bCs/>
          <w:sz w:val="32"/>
          <w:szCs w:val="32"/>
          <w:lang w:val="en-US"/>
        </w:rPr>
        <w:t xml:space="preserve"> </w:t>
      </w:r>
      <w:r w:rsidR="006528E2">
        <w:rPr>
          <w:b/>
          <w:bCs/>
          <w:sz w:val="32"/>
          <w:szCs w:val="32"/>
          <w:lang w:val="en-US"/>
        </w:rPr>
        <w:t>:</w:t>
      </w:r>
    </w:p>
    <w:p w14:paraId="08C29CB3" w14:textId="4B418069" w:rsidR="00277818" w:rsidRPr="006528E2" w:rsidRDefault="00535E2B" w:rsidP="00535E2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41734473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535E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7E15D873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1DAA77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set_test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8216648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req.session.set_test_cookie()</w:t>
      </w:r>
    </w:p>
    <w:p w14:paraId="745DA3D5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'set.html'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630DC0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1363D4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get_test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8E99722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req.session.test_cookie_worked()</w:t>
      </w:r>
    </w:p>
    <w:p w14:paraId="0457A209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'get.html'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EFECF7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629452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del_test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3E110C5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req.session.delete_test_cookie()</w:t>
      </w:r>
    </w:p>
    <w:p w14:paraId="6C4CF628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'del.html'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E81AA1" w14:textId="5F8C5D42" w:rsidR="00535E2B" w:rsidRPr="006528E2" w:rsidRDefault="00535E2B" w:rsidP="00535E2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26E28937" w14:textId="209AD3DA" w:rsidR="00535E2B" w:rsidRPr="006528E2" w:rsidRDefault="00535E2B" w:rsidP="00535E2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get.html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33ABE762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86827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2079EE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29087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9F688E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35E2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ADD70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Document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DE0F7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C1DF4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5D24A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35E2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{{request.session.test_cookie_worked}}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120A6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BE49E2" w14:textId="77777777" w:rsidR="00535E2B" w:rsidRPr="00535E2B" w:rsidRDefault="00535E2B" w:rsidP="00535E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35E2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35E2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E1448" w14:textId="4FF431E6" w:rsidR="00535E2B" w:rsidRPr="006528E2" w:rsidRDefault="00535E2B" w:rsidP="008D450F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4"/>
          <w:szCs w:val="4"/>
          <w:lang w:val="en-US"/>
        </w:rPr>
      </w:pPr>
    </w:p>
    <w:p w14:paraId="662B1F4A" w14:textId="5AA7E4A5" w:rsidR="008D450F" w:rsidRPr="006528E2" w:rsidRDefault="008D450F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Cookies settings</w:t>
      </w:r>
    </w:p>
    <w:p w14:paraId="496C441F" w14:textId="6560CAA5" w:rsidR="00277818" w:rsidRPr="006528E2" w:rsidRDefault="008D450F" w:rsidP="008D450F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Setting.py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2590A1D2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SESSION_COOKIE_AGE = </w:t>
      </w:r>
      <w:r w:rsidRPr="008D45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#Chage cookies age time</w:t>
      </w:r>
    </w:p>
    <w:p w14:paraId="389CAF0F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SESSION_COOKIE_NAME = </w:t>
      </w:r>
      <w:r w:rsidRPr="008D45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"sessionname"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#Change session name</w:t>
      </w:r>
    </w:p>
    <w:p w14:paraId="6DF4AE02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SESSION_COOKIE_PATH = </w:t>
      </w:r>
      <w:r w:rsidRPr="008D45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'/home'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#Change cookies path</w:t>
      </w:r>
    </w:p>
    <w:p w14:paraId="5EC48194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ABF889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SESSION_COOKIE_HTTPONLY = </w:t>
      </w:r>
      <w:r w:rsidRPr="008D45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#Not acsses cookies by using javascript</w:t>
      </w:r>
    </w:p>
    <w:p w14:paraId="676A7D94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SESSION_COOKIE_SECURE = </w:t>
      </w:r>
      <w:r w:rsidRPr="008D45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#Use only HTTPS ===&gt;&gt;Prevent packets tarnsfer or hijecking</w:t>
      </w:r>
    </w:p>
    <w:p w14:paraId="7B60807C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SESSION_ENGINE = </w:t>
      </w:r>
      <w:r w:rsidRPr="008D45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'django.contrib.session.backends.file'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#Save the session in file base not save in database</w:t>
      </w:r>
    </w:p>
    <w:p w14:paraId="402E2090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SESSION_EXPIRE_AT_BROWSER_CLOSE = </w:t>
      </w:r>
      <w:r w:rsidRPr="008D45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#Use in When browser close at that session is close</w:t>
      </w:r>
    </w:p>
    <w:p w14:paraId="44A4168B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SESSION_FILE_PATH = </w:t>
      </w:r>
      <w:r w:rsidRPr="008D45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'##'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#Give specific file path to save session</w:t>
      </w:r>
    </w:p>
    <w:p w14:paraId="6601B15A" w14:textId="77777777" w:rsidR="008D450F" w:rsidRPr="008D450F" w:rsidRDefault="008D450F" w:rsidP="008D4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SESSION_SAVE_EVERY_REQUEST = </w:t>
      </w:r>
      <w:r w:rsidRPr="008D45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D45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8D45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#Every time update session when page refersh</w:t>
      </w:r>
    </w:p>
    <w:p w14:paraId="4D4B0A29" w14:textId="7292FDD1" w:rsidR="008D450F" w:rsidRDefault="008D450F" w:rsidP="00D7375B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0C201E22" w14:textId="76D5044D" w:rsidR="00D7375B" w:rsidRPr="008D450F" w:rsidRDefault="00D7375B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Modified cookies</w:t>
      </w:r>
    </w:p>
    <w:p w14:paraId="1988A431" w14:textId="0D78CDCD" w:rsidR="009F7ED3" w:rsidRPr="006528E2" w:rsidRDefault="00D7375B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18F2624E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7375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get_session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7375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5B1FA71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7375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name = req.session["name"]</w:t>
      </w:r>
    </w:p>
    <w:p w14:paraId="37E18C0E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737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737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7375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req.session:</w:t>
      </w:r>
    </w:p>
    <w:p w14:paraId="62C6C81B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name = req.session.get(</w:t>
      </w:r>
      <w:r w:rsidRPr="00D737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F79789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735C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req.session.modified = </w:t>
      </w:r>
      <w:r w:rsidRPr="00C735C6">
        <w:rPr>
          <w:rFonts w:ascii="Consolas" w:eastAsia="Times New Roman" w:hAnsi="Consolas" w:cs="Times New Roman"/>
          <w:color w:val="569CD6"/>
          <w:sz w:val="21"/>
          <w:szCs w:val="21"/>
          <w:highlight w:val="red"/>
          <w:lang w:eastAsia="en-IN"/>
        </w:rPr>
        <w:t>True</w:t>
      </w:r>
    </w:p>
    <w:p w14:paraId="7B7D59E7" w14:textId="77777777" w:rsidR="00D7375B" w:rsidRPr="00C735C6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C735C6">
        <w:rPr>
          <w:rFonts w:ascii="Consolas" w:eastAsia="Times New Roman" w:hAnsi="Consolas" w:cs="Times New Roman"/>
          <w:color w:val="D4D4D4"/>
          <w:sz w:val="36"/>
          <w:szCs w:val="36"/>
          <w:lang w:eastAsia="en-IN"/>
        </w:rPr>
        <w:t>        </w:t>
      </w:r>
      <w:r w:rsidRPr="00C735C6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C735C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 render(req,</w:t>
      </w:r>
      <w:r w:rsidRPr="00C735C6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"get.html"</w:t>
      </w:r>
      <w:r w:rsidRPr="00C735C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,{</w:t>
      </w:r>
      <w:r w:rsidRPr="00C735C6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"nm"</w:t>
      </w:r>
      <w:r w:rsidRPr="00C735C6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:name})</w:t>
      </w:r>
    </w:p>
    <w:p w14:paraId="12EEEBEE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737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2DDCA6C" w14:textId="77777777" w:rsidR="00D7375B" w:rsidRPr="00D7375B" w:rsidRDefault="00D7375B" w:rsidP="00D737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7375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D7375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 session has been expired!!!!"</w:t>
      </w:r>
      <w:r w:rsidRPr="00D7375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7BE924" w14:textId="41AB7D95" w:rsidR="00D7375B" w:rsidRPr="00C735C6" w:rsidRDefault="00D7375B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</w:p>
    <w:p w14:paraId="6AFD89C7" w14:textId="7DEB3736" w:rsidR="00D7375B" w:rsidRDefault="00D7375B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File Based cookies</w:t>
      </w:r>
    </w:p>
    <w:p w14:paraId="2715DA05" w14:textId="1986C87F" w:rsidR="00D7375B" w:rsidRPr="006528E2" w:rsidRDefault="00C735C6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Setting.py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167CCD6F" w14:textId="77777777" w:rsidR="00C735C6" w:rsidRPr="00C735C6" w:rsidRDefault="00C735C6" w:rsidP="00C735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735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SESSION_ENGINE = </w:t>
      </w:r>
      <w:r w:rsidRPr="00C735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'django.contrib.sessions.backends.file'</w:t>
      </w:r>
      <w:r w:rsidRPr="00C735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FEB80C2" w14:textId="77777777" w:rsidR="00C735C6" w:rsidRPr="00C735C6" w:rsidRDefault="00C735C6" w:rsidP="00C735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735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SESSION_FILE_PATH = os.path.join(BASE_DIR,</w:t>
      </w:r>
      <w:r w:rsidRPr="00C735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'session'</w:t>
      </w:r>
      <w:r w:rsidRPr="00C735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</w:p>
    <w:p w14:paraId="62C67153" w14:textId="1E67DC32" w:rsidR="00C735C6" w:rsidRPr="006528E2" w:rsidRDefault="00C735C6" w:rsidP="00E54E6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"/>
          <w:szCs w:val="2"/>
          <w:lang w:val="en-US"/>
        </w:rPr>
      </w:pPr>
    </w:p>
    <w:p w14:paraId="11773AB7" w14:textId="5AC360D5" w:rsidR="00C735C6" w:rsidRDefault="006528E2" w:rsidP="00CF7902">
      <w:pPr>
        <w:pStyle w:val="ListParagraph"/>
        <w:numPr>
          <w:ilvl w:val="0"/>
          <w:numId w:val="3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Create</w:t>
      </w:r>
      <w:r w:rsidR="00C735C6" w:rsidRPr="006528E2">
        <w:rPr>
          <w:b/>
          <w:bCs/>
          <w:color w:val="FF0000"/>
          <w:lang w:val="en-US"/>
        </w:rPr>
        <w:t xml:space="preserve"> session folder in current project</w:t>
      </w:r>
      <w:r>
        <w:rPr>
          <w:b/>
          <w:bCs/>
          <w:color w:val="FF0000"/>
          <w:lang w:val="en-US"/>
        </w:rPr>
        <w:t>….</w:t>
      </w:r>
    </w:p>
    <w:p w14:paraId="32EC2CF7" w14:textId="77777777" w:rsidR="006528E2" w:rsidRPr="006528E2" w:rsidRDefault="006528E2" w:rsidP="006528E2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</w:p>
    <w:p w14:paraId="7DB8D0FA" w14:textId="6959C859" w:rsidR="00C735C6" w:rsidRPr="006528E2" w:rsidRDefault="00C25B48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2D050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Page Counter Project Using Cookies</w:t>
      </w:r>
    </w:p>
    <w:p w14:paraId="517905C5" w14:textId="2F2612B5" w:rsidR="00C735C6" w:rsidRPr="006528E2" w:rsidRDefault="00C25B48" w:rsidP="00C735C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Views.py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4EBF60C2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EEFC02E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= req.session.get(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'counter'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AC660C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pi +=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6D3C32F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req.session[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'counter'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pi</w:t>
      </w:r>
    </w:p>
    <w:p w14:paraId="64F3C068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B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:pi})</w:t>
      </w:r>
    </w:p>
    <w:p w14:paraId="62A87308" w14:textId="762949EB" w:rsidR="00C25B48" w:rsidRPr="006528E2" w:rsidRDefault="00C25B48" w:rsidP="00C735C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2905AB0B" w14:textId="736A323B" w:rsidR="00C25B48" w:rsidRPr="006528E2" w:rsidRDefault="00C25B48" w:rsidP="00C735C6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6528E2">
        <w:rPr>
          <w:b/>
          <w:bCs/>
          <w:sz w:val="28"/>
          <w:szCs w:val="28"/>
          <w:u w:val="single"/>
          <w:lang w:val="en-US"/>
        </w:rPr>
        <w:t>Home.html</w:t>
      </w:r>
      <w:r w:rsidRPr="006528E2">
        <w:rPr>
          <w:b/>
          <w:bCs/>
          <w:sz w:val="28"/>
          <w:szCs w:val="28"/>
          <w:lang w:val="en-US"/>
        </w:rPr>
        <w:t>:</w:t>
      </w:r>
    </w:p>
    <w:p w14:paraId="44FB21DD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4EFBCA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E72C9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67357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3C737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http-equiv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"refresh"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"0.5"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9E7780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B4058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5B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C25B4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03772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25B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.counter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C1C1B8F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231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169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59FC44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2F82D5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font-style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italic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BB262E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B495D7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5vw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E53EDB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text-shadow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5B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190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A94B07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AFFB7F" w14:textId="05D44CE2" w:rsid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C25B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20%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;</w:t>
      </w:r>
    </w:p>
    <w:p w14:paraId="3C962B54" w14:textId="68091C51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9501A91" w14:textId="5AC43439" w:rsid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&lt;/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34145CB4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180803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&lt;title&gt;Document&lt;/title&gt;</w:t>
      </w:r>
    </w:p>
    <w:p w14:paraId="41F8450A" w14:textId="0C3531BF" w:rsid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&lt;/head&gt;</w:t>
      </w:r>
    </w:p>
    <w:p w14:paraId="6FC22362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7D647A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&lt;body class="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counter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"&gt;</w:t>
      </w:r>
    </w:p>
    <w:p w14:paraId="21847FFA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32E63C6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C25B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Counte :: {{c}}</w:t>
      </w:r>
    </w:p>
    <w:p w14:paraId="55B6877C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567870E5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&lt;/</w:t>
      </w:r>
      <w:r w:rsidRPr="00C25B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658FDAA7" w14:textId="77777777" w:rsidR="00C25B48" w:rsidRPr="00C25B48" w:rsidRDefault="00C25B48" w:rsidP="00C25B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&lt;/</w:t>
      </w:r>
      <w:r w:rsidRPr="00C25B4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html</w:t>
      </w:r>
      <w:r w:rsidRPr="00C25B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4C15F20D" w14:textId="4CFE16EF" w:rsidR="00C25B48" w:rsidRDefault="00C25B48" w:rsidP="00EC5078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</w:p>
    <w:p w14:paraId="4AC2BCBE" w14:textId="77FE6788" w:rsidR="00EC5078" w:rsidRPr="006528E2" w:rsidRDefault="00EC5078" w:rsidP="00652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6528E2">
        <w:rPr>
          <w:b/>
          <w:bCs/>
          <w:sz w:val="36"/>
          <w:szCs w:val="36"/>
          <w:lang w:val="en-US"/>
        </w:rPr>
        <w:t>Cache in django</w:t>
      </w:r>
    </w:p>
    <w:p w14:paraId="52619425" w14:textId="6CEBB919" w:rsidR="00C735C6" w:rsidRPr="00BA3D15" w:rsidRDefault="00EC5078" w:rsidP="00CF7902">
      <w:pPr>
        <w:pStyle w:val="ListParagraph"/>
        <w:numPr>
          <w:ilvl w:val="0"/>
          <w:numId w:val="32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4"/>
          <w:szCs w:val="34"/>
          <w:lang w:val="en-US"/>
        </w:rPr>
      </w:pPr>
      <w:r w:rsidRPr="00BA3D15">
        <w:rPr>
          <w:b/>
          <w:bCs/>
          <w:sz w:val="34"/>
          <w:szCs w:val="34"/>
          <w:lang w:val="en-US"/>
        </w:rPr>
        <w:t>There are three type</w:t>
      </w:r>
      <w:r w:rsidR="000D677E" w:rsidRPr="00BA3D15">
        <w:rPr>
          <w:b/>
          <w:bCs/>
          <w:sz w:val="34"/>
          <w:szCs w:val="34"/>
          <w:lang w:val="en-US"/>
        </w:rPr>
        <w:t>s</w:t>
      </w:r>
      <w:r w:rsidRPr="00BA3D15">
        <w:rPr>
          <w:b/>
          <w:bCs/>
          <w:sz w:val="34"/>
          <w:szCs w:val="34"/>
          <w:lang w:val="en-US"/>
        </w:rPr>
        <w:t>:</w:t>
      </w:r>
    </w:p>
    <w:p w14:paraId="31C96916" w14:textId="14C39ECD" w:rsidR="00EC5078" w:rsidRPr="00BA3D15" w:rsidRDefault="00EC5078" w:rsidP="00CF7902">
      <w:pPr>
        <w:pStyle w:val="ListParagraph"/>
        <w:numPr>
          <w:ilvl w:val="0"/>
          <w:numId w:val="4"/>
        </w:numPr>
        <w:tabs>
          <w:tab w:val="left" w:pos="1629"/>
          <w:tab w:val="center" w:pos="3795"/>
          <w:tab w:val="right" w:pos="7590"/>
        </w:tabs>
        <w:spacing w:line="360" w:lineRule="auto"/>
        <w:rPr>
          <w:sz w:val="30"/>
          <w:szCs w:val="30"/>
          <w:lang w:val="en-US"/>
        </w:rPr>
      </w:pPr>
      <w:r w:rsidRPr="00BA3D15">
        <w:rPr>
          <w:color w:val="C00000"/>
          <w:sz w:val="30"/>
          <w:szCs w:val="30"/>
          <w:lang w:val="en-US"/>
        </w:rPr>
        <w:t>Per site cache</w:t>
      </w:r>
    </w:p>
    <w:p w14:paraId="7DA83F52" w14:textId="6D5BEB4F" w:rsidR="00EC5078" w:rsidRPr="00BA3D15" w:rsidRDefault="00EC5078" w:rsidP="00CF7902">
      <w:pPr>
        <w:pStyle w:val="ListParagraph"/>
        <w:numPr>
          <w:ilvl w:val="0"/>
          <w:numId w:val="4"/>
        </w:numPr>
        <w:tabs>
          <w:tab w:val="left" w:pos="1629"/>
          <w:tab w:val="center" w:pos="3795"/>
          <w:tab w:val="right" w:pos="7590"/>
        </w:tabs>
        <w:spacing w:line="360" w:lineRule="auto"/>
        <w:rPr>
          <w:sz w:val="30"/>
          <w:szCs w:val="30"/>
          <w:lang w:val="en-US"/>
        </w:rPr>
      </w:pPr>
      <w:r w:rsidRPr="00BA3D15">
        <w:rPr>
          <w:color w:val="C00000"/>
          <w:sz w:val="30"/>
          <w:szCs w:val="30"/>
          <w:lang w:val="en-US"/>
        </w:rPr>
        <w:t>Per</w:t>
      </w:r>
      <w:r w:rsidRPr="00BA3D15">
        <w:rPr>
          <w:sz w:val="30"/>
          <w:szCs w:val="30"/>
          <w:lang w:val="en-US"/>
        </w:rPr>
        <w:t xml:space="preserve"> </w:t>
      </w:r>
      <w:r w:rsidRPr="00BA3D15">
        <w:rPr>
          <w:color w:val="C00000"/>
          <w:sz w:val="30"/>
          <w:szCs w:val="30"/>
          <w:lang w:val="en-US"/>
        </w:rPr>
        <w:t>view cache</w:t>
      </w:r>
    </w:p>
    <w:p w14:paraId="7A5F3560" w14:textId="46BFA0F7" w:rsidR="00EC5078" w:rsidRPr="00EC5078" w:rsidRDefault="00EC5078" w:rsidP="00CF7902">
      <w:pPr>
        <w:pStyle w:val="ListParagraph"/>
        <w:numPr>
          <w:ilvl w:val="0"/>
          <w:numId w:val="4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BA3D15">
        <w:rPr>
          <w:color w:val="C00000"/>
          <w:sz w:val="30"/>
          <w:szCs w:val="30"/>
          <w:lang w:val="en-US"/>
        </w:rPr>
        <w:t>Template fragment caching</w:t>
      </w:r>
    </w:p>
    <w:p w14:paraId="408F0523" w14:textId="3CD9DAC0" w:rsidR="00EC5078" w:rsidRPr="00EC5078" w:rsidRDefault="00EC5078" w:rsidP="00CF7902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EC5078">
        <w:rPr>
          <w:b/>
          <w:bCs/>
          <w:color w:val="000000" w:themeColor="text1"/>
          <w:sz w:val="32"/>
          <w:szCs w:val="32"/>
          <w:lang w:val="en-US"/>
        </w:rPr>
        <w:t>Per site cache</w:t>
      </w:r>
    </w:p>
    <w:p w14:paraId="59886752" w14:textId="79550D34" w:rsidR="000D677E" w:rsidRPr="000D677E" w:rsidRDefault="000D677E" w:rsidP="000D677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BA3D15">
        <w:rPr>
          <w:b/>
          <w:bCs/>
          <w:sz w:val="32"/>
          <w:szCs w:val="32"/>
          <w:highlight w:val="lightGray"/>
          <w:lang w:val="en-US"/>
        </w:rPr>
        <w:t>[A] . Store cache in databse::</w:t>
      </w:r>
    </w:p>
    <w:p w14:paraId="0E1A419F" w14:textId="595629A4" w:rsidR="00EC5078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Setting.py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199778E4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MIDDLEWARE = [</w:t>
      </w:r>
    </w:p>
    <w:p w14:paraId="6305953F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'django.middleware.security.SecurityMiddleware'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83B8A98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'django.contrib.sessions.middleware.SessionMiddleware'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F40DAF6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61CDEDF" w14:textId="77777777" w:rsidR="000D677E" w:rsidRPr="00F05DC0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5DC0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  </w:t>
      </w:r>
      <w:r w:rsidRPr="00F05DC0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'django.middleware.cache.UpdateCacheMiddleware',</w:t>
      </w:r>
    </w:p>
    <w:p w14:paraId="1C9EB9C6" w14:textId="77777777" w:rsidR="000D677E" w:rsidRPr="00F05DC0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</w:pPr>
      <w:r w:rsidRPr="00F05DC0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    'django.middleware.common.CommonMiddleware',</w:t>
      </w:r>
    </w:p>
    <w:p w14:paraId="1049B394" w14:textId="77777777" w:rsidR="000D677E" w:rsidRPr="00F05DC0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    'django.middleware.cache.FetchFromCacheMiddleware',</w:t>
      </w:r>
    </w:p>
    <w:p w14:paraId="767AF5A7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62EED0B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'django.middleware.csrf.CsrfViewMiddleware'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148B60F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'django.contrib.auth.middleware.AuthenticationMiddleware'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D7D28FA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'django.contrib.messages.middleware.MessageMiddleware'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599DC41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'django.middleware.clickjacking.XFrameOptionsMiddleware'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AA396DD" w14:textId="3EEFEBD0" w:rsid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5365FE9" w14:textId="620A1CD9" w:rsid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019B4E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55A04C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TIME_ZONE =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'Asia/Kolkata'</w:t>
      </w:r>
    </w:p>
    <w:p w14:paraId="2FF356DB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57E1D5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USE_I18N = 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77F6CCA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7D5501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USE_L10N = 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932D61E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4CECB4" w14:textId="1D26EC55" w:rsidR="000D677E" w:rsidRPr="00302DEF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302DEF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USE_TZ = False</w:t>
      </w:r>
    </w:p>
    <w:p w14:paraId="79453618" w14:textId="6F391FEA" w:rsid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D8A551B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858F05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STATIC_URL =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'/static/'</w:t>
      </w:r>
    </w:p>
    <w:p w14:paraId="25CC7701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CACHE_MIDDLEWARE_SECONDS = </w:t>
      </w:r>
      <w:r w:rsidRPr="000D67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2FFE2014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CACHES = {</w:t>
      </w:r>
    </w:p>
    <w:p w14:paraId="43217A61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</w:p>
    <w:p w14:paraId="7660B047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'django.core.cache.backends.db.DatabaseCache'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6579A36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'enroll_cache'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9C404BA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0FF617D5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EFD0C0F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CC498CD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123402" w14:textId="0DAFDD73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2ECF3DA6" w14:textId="5AF010FB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Urls.py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77860EA7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6CED1A52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5F17AD27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5AAAA1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7350A6D2" w14:textId="1AA2443C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'set/'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views.set_</w:t>
      </w:r>
      <w:r w:rsidR="00302D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6C85ACE" w14:textId="781CB94D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00FDB849" w14:textId="5BBECAFA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views.py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6CCEC084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52BC8442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2ABF01" w14:textId="7601613F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r w:rsidR="00302D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cache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3EE59D5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7DBC1A" w14:textId="19F943BB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0AA82073" w14:textId="4DF4569C" w:rsidR="000D677E" w:rsidRPr="00BA3D15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set.html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76C2B5DB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C79ADB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C869E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54B0A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ECB132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http-equiv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"refresh"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"0.5"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6C106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D67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67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37F8BE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Document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4E6AA3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DD258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B5FB8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4094E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hello2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5F218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hello3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7546D4" w14:textId="4BCB8265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D67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&lt;h1&gt;helo4&lt;/h1&gt;</w:t>
      </w:r>
    </w:p>
    <w:p w14:paraId="332B1120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63CD7DD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31E797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E6F70" w14:textId="77777777" w:rsidR="000D677E" w:rsidRPr="000D677E" w:rsidRDefault="000D677E" w:rsidP="000D67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67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D677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B6B79" w14:textId="4EE87F5F" w:rsidR="000D677E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486B5214" w14:textId="57921DF0" w:rsidR="000D677E" w:rsidRDefault="000D677E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302DEF">
        <w:rPr>
          <w:b/>
          <w:bCs/>
          <w:sz w:val="32"/>
          <w:szCs w:val="32"/>
          <w:highlight w:val="darkGray"/>
          <w:lang w:val="en-US"/>
        </w:rPr>
        <w:t xml:space="preserve">[B] . </w:t>
      </w:r>
      <w:r w:rsidR="00302DEF" w:rsidRPr="00302DEF">
        <w:rPr>
          <w:b/>
          <w:bCs/>
          <w:sz w:val="32"/>
          <w:szCs w:val="32"/>
          <w:highlight w:val="darkGray"/>
          <w:lang w:val="en-US"/>
        </w:rPr>
        <w:t>Store cache in file::</w:t>
      </w:r>
    </w:p>
    <w:p w14:paraId="1B9362DF" w14:textId="0384EEFE" w:rsidR="00302DEF" w:rsidRPr="00BA3D15" w:rsidRDefault="005812B3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Setting.py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1DD136AE" w14:textId="72A91444" w:rsidR="005812B3" w:rsidRPr="00BA3D15" w:rsidRDefault="005812B3" w:rsidP="00CF7902">
      <w:pPr>
        <w:pStyle w:val="ListParagraph"/>
        <w:numPr>
          <w:ilvl w:val="0"/>
          <w:numId w:val="3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  <w:r w:rsidRPr="00BA3D15">
        <w:rPr>
          <w:b/>
          <w:bCs/>
          <w:color w:val="FF0000"/>
          <w:lang w:val="en-US"/>
        </w:rPr>
        <w:t>Make the cache folder in root directry……</w:t>
      </w:r>
    </w:p>
    <w:p w14:paraId="038D2F9E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STATIC_URL =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'/static/'</w:t>
      </w:r>
    </w:p>
    <w:p w14:paraId="5A686363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CACHE_MIDDLEWARE_SECONDS = </w:t>
      </w:r>
      <w:r w:rsidRPr="00581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71B9C67F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32"/>
          <w:szCs w:val="32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32"/>
          <w:szCs w:val="32"/>
          <w:lang w:eastAsia="en-IN"/>
        </w:rPr>
        <w:t>CACHES = {</w:t>
      </w:r>
    </w:p>
    <w:p w14:paraId="7F00E7CD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</w:p>
    <w:p w14:paraId="60C99271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'django.core.cache.backends.filebased.FileBasedCache'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003D357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5812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12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5812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'C:</w:t>
      </w:r>
      <w:r w:rsidRPr="005812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</w:t>
      </w:r>
      <w:r w:rsidRPr="005812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sers</w:t>
      </w:r>
      <w:r w:rsidRPr="005812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\P</w:t>
      </w:r>
      <w:r w:rsidRPr="005812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radip\Documents\Django project\dj</w:t>
      </w:r>
      <w:r w:rsidRPr="005812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\c</w:t>
      </w:r>
      <w:r w:rsidRPr="005812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ache'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DCF85BA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3D49F13C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9A1D3EB" w14:textId="58B85B45" w:rsidR="005812B3" w:rsidRPr="00BA3D15" w:rsidRDefault="005812B3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4"/>
          <w:szCs w:val="4"/>
          <w:lang w:val="en-US"/>
        </w:rPr>
      </w:pPr>
    </w:p>
    <w:p w14:paraId="3392430E" w14:textId="2097D8DF" w:rsidR="005812B3" w:rsidRPr="00BA3D15" w:rsidRDefault="005812B3" w:rsidP="00CF7902">
      <w:pPr>
        <w:pStyle w:val="ListParagraph"/>
        <w:numPr>
          <w:ilvl w:val="0"/>
          <w:numId w:val="3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24"/>
          <w:szCs w:val="24"/>
          <w:lang w:val="en-US"/>
        </w:rPr>
      </w:pPr>
      <w:r w:rsidRPr="00BA3D15">
        <w:rPr>
          <w:b/>
          <w:bCs/>
          <w:color w:val="FF0000"/>
          <w:sz w:val="24"/>
          <w:szCs w:val="24"/>
          <w:lang w:val="en-US"/>
        </w:rPr>
        <w:t>Baki badhu as it is above…..implimentetion……</w:t>
      </w:r>
    </w:p>
    <w:p w14:paraId="7C67B3DB" w14:textId="5B7B756E" w:rsidR="005812B3" w:rsidRDefault="005812B3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5812B3">
        <w:rPr>
          <w:b/>
          <w:bCs/>
          <w:sz w:val="32"/>
          <w:szCs w:val="32"/>
          <w:highlight w:val="darkGray"/>
          <w:lang w:val="en-US"/>
        </w:rPr>
        <w:t>[C] . Store cache in local memory</w:t>
      </w:r>
    </w:p>
    <w:p w14:paraId="2A54D933" w14:textId="672EBED5" w:rsidR="005812B3" w:rsidRPr="00BA3D15" w:rsidRDefault="005812B3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Setting.py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524D707D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STATIC_URL =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'/static/'</w:t>
      </w:r>
    </w:p>
    <w:p w14:paraId="7FE14519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CACHE_MIDDLEWARE_SECONDS = </w:t>
      </w:r>
      <w:r w:rsidRPr="005812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0024BA2F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CACHES = {</w:t>
      </w:r>
    </w:p>
    <w:p w14:paraId="1C075858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</w:p>
    <w:p w14:paraId="60D4F572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'django.core.cache.backends.locmem.LocMemCache'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4D8F798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</w:t>
      </w:r>
      <w:r w:rsidRPr="005812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'unique-snowflake'</w:t>
      </w: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29F729C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9FCB631" w14:textId="77777777" w:rsidR="005812B3" w:rsidRPr="005812B3" w:rsidRDefault="005812B3" w:rsidP="0058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12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75BD663" w14:textId="48316ED0" w:rsidR="005812B3" w:rsidRDefault="005812B3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2B74FC14" w14:textId="0FE64D3F" w:rsidR="00F05DC0" w:rsidRPr="00BA3D15" w:rsidRDefault="00F05DC0" w:rsidP="00CF7902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BA3D15">
        <w:rPr>
          <w:b/>
          <w:bCs/>
          <w:sz w:val="36"/>
          <w:szCs w:val="36"/>
          <w:lang w:val="en-US"/>
        </w:rPr>
        <w:t>Per view cache</w:t>
      </w:r>
    </w:p>
    <w:p w14:paraId="3F1B8DAB" w14:textId="200FC6BB" w:rsidR="00DE6996" w:rsidRDefault="00DE6996" w:rsidP="00CF7902">
      <w:pPr>
        <w:pStyle w:val="ListParagraph"/>
        <w:numPr>
          <w:ilvl w:val="0"/>
          <w:numId w:val="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DF07A8">
        <w:rPr>
          <w:b/>
          <w:bCs/>
          <w:sz w:val="32"/>
          <w:szCs w:val="32"/>
          <w:lang w:val="en-US"/>
        </w:rPr>
        <w:t>Store cache in database</w:t>
      </w:r>
    </w:p>
    <w:p w14:paraId="1847A8D6" w14:textId="7FF026F0" w:rsidR="00DF07A8" w:rsidRDefault="00DF07A8" w:rsidP="00CF7902">
      <w:pPr>
        <w:pStyle w:val="ListParagraph"/>
        <w:numPr>
          <w:ilvl w:val="0"/>
          <w:numId w:val="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Store cache in file</w:t>
      </w:r>
    </w:p>
    <w:p w14:paraId="3B12D3C7" w14:textId="28F08E96" w:rsidR="00DF07A8" w:rsidRDefault="00DF07A8" w:rsidP="00CF7902">
      <w:pPr>
        <w:pStyle w:val="ListParagraph"/>
        <w:numPr>
          <w:ilvl w:val="0"/>
          <w:numId w:val="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Store cache in localmemory</w:t>
      </w:r>
    </w:p>
    <w:p w14:paraId="2F9ADA86" w14:textId="11652928" w:rsidR="00DF07A8" w:rsidRPr="00DF07A8" w:rsidRDefault="00DF07A8" w:rsidP="00DF07A8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FFFF" w:themeColor="background1"/>
          <w:sz w:val="32"/>
          <w:szCs w:val="32"/>
          <w:lang w:val="en-US"/>
        </w:rPr>
      </w:pPr>
      <w:r w:rsidRPr="00DF07A8">
        <w:rPr>
          <w:b/>
          <w:bCs/>
          <w:color w:val="FFFFFF" w:themeColor="background1"/>
          <w:sz w:val="32"/>
          <w:szCs w:val="32"/>
          <w:highlight w:val="red"/>
          <w:lang w:val="en-US"/>
        </w:rPr>
        <w:t>NOTE:</w:t>
      </w:r>
      <w:r w:rsidRPr="00DF07A8">
        <w:rPr>
          <w:b/>
          <w:bCs/>
          <w:color w:val="FFFFFF" w:themeColor="background1"/>
          <w:sz w:val="32"/>
          <w:szCs w:val="32"/>
          <w:lang w:val="en-US"/>
        </w:rPr>
        <w:t>:</w:t>
      </w:r>
      <w:r>
        <w:rPr>
          <w:b/>
          <w:bCs/>
          <w:color w:val="FFFFFF" w:themeColor="background1"/>
          <w:sz w:val="32"/>
          <w:szCs w:val="32"/>
          <w:highlight w:val="red"/>
          <w:lang w:val="en-US"/>
        </w:rPr>
        <w:t>H</w:t>
      </w:r>
      <w:r w:rsidRPr="00DF07A8">
        <w:rPr>
          <w:b/>
          <w:bCs/>
          <w:color w:val="FFFFFF" w:themeColor="background1"/>
          <w:sz w:val="32"/>
          <w:szCs w:val="32"/>
          <w:highlight w:val="red"/>
          <w:lang w:val="en-US"/>
        </w:rPr>
        <w:t>ere use only database cache storing</w:t>
      </w:r>
    </w:p>
    <w:p w14:paraId="64B80AD8" w14:textId="20FA5856" w:rsidR="005812B3" w:rsidRDefault="00F05DC0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Setting.py</w:t>
      </w:r>
      <w:r>
        <w:rPr>
          <w:b/>
          <w:bCs/>
          <w:sz w:val="32"/>
          <w:szCs w:val="32"/>
          <w:lang w:val="en-US"/>
        </w:rPr>
        <w:t>:</w:t>
      </w:r>
    </w:p>
    <w:p w14:paraId="3F596831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5D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'django.middleware.cache.UpdateCacheMiddleware',</w:t>
      </w:r>
    </w:p>
    <w:p w14:paraId="63FEEB7A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'django.middleware.common.CommonMiddleware'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59C92B1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5D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'django.middleware.cache.FetchFromCacheMiddleware',</w:t>
      </w:r>
    </w:p>
    <w:p w14:paraId="22B4754E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DEC1F2C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CACHE_MIDDLEWARE_SECONDS = </w:t>
      </w:r>
      <w:r w:rsidRPr="00F05D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6674E7EC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CACHES = {</w:t>
      </w:r>
    </w:p>
    <w:p w14:paraId="2DF23C33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</w:p>
    <w:p w14:paraId="40FC46D8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'django.core.cache.backends.db.DatabaseCache'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936AFE6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'enroll_cache'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206E5D2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4DAB65E8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3714D19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9685C18" w14:textId="63A1E12E" w:rsidR="00DE6996" w:rsidRDefault="00DE6996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29C46D8F" w14:textId="62859FE4" w:rsidR="00DF07A8" w:rsidRPr="00BA3D15" w:rsidRDefault="00DF07A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4"/>
          <w:szCs w:val="34"/>
          <w:highlight w:val="darkGray"/>
          <w:lang w:val="en-US"/>
        </w:rPr>
      </w:pPr>
      <w:r w:rsidRPr="00BA3D15">
        <w:rPr>
          <w:b/>
          <w:bCs/>
          <w:sz w:val="34"/>
          <w:szCs w:val="34"/>
          <w:highlight w:val="darkGray"/>
          <w:lang w:val="en-US"/>
        </w:rPr>
        <w:t>Two type cache declair:</w:t>
      </w:r>
    </w:p>
    <w:p w14:paraId="175AAC07" w14:textId="7DAAA559" w:rsidR="00DF07A8" w:rsidRPr="00BA3D15" w:rsidRDefault="00DF07A8" w:rsidP="00CF7902">
      <w:pPr>
        <w:pStyle w:val="ListParagraph"/>
        <w:numPr>
          <w:ilvl w:val="0"/>
          <w:numId w:val="7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BA3D15">
        <w:rPr>
          <w:b/>
          <w:bCs/>
          <w:color w:val="000000" w:themeColor="text1"/>
          <w:sz w:val="28"/>
          <w:szCs w:val="28"/>
          <w:lang w:val="en-US"/>
        </w:rPr>
        <w:t>Views base cache</w:t>
      </w:r>
    </w:p>
    <w:p w14:paraId="1696382D" w14:textId="028100B9" w:rsidR="00DF07A8" w:rsidRPr="00BA3D15" w:rsidRDefault="00DF07A8" w:rsidP="00CF7902">
      <w:pPr>
        <w:pStyle w:val="ListParagraph"/>
        <w:numPr>
          <w:ilvl w:val="0"/>
          <w:numId w:val="7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BA3D15">
        <w:rPr>
          <w:b/>
          <w:bCs/>
          <w:color w:val="000000" w:themeColor="text1"/>
          <w:sz w:val="28"/>
          <w:szCs w:val="28"/>
          <w:lang w:val="en-US"/>
        </w:rPr>
        <w:t>Urls base cache</w:t>
      </w:r>
    </w:p>
    <w:p w14:paraId="54488118" w14:textId="0A8AA019" w:rsidR="00DE6996" w:rsidRPr="00DF07A8" w:rsidRDefault="00DE6996" w:rsidP="00CF7902">
      <w:pPr>
        <w:pStyle w:val="ListParagraph"/>
        <w:numPr>
          <w:ilvl w:val="0"/>
          <w:numId w:val="8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u w:val="single"/>
          <w:lang w:val="en-US"/>
        </w:rPr>
      </w:pPr>
      <w:r w:rsidRPr="00DF07A8">
        <w:rPr>
          <w:b/>
          <w:bCs/>
          <w:sz w:val="32"/>
          <w:szCs w:val="32"/>
          <w:highlight w:val="darkGray"/>
          <w:lang w:val="en-US"/>
        </w:rPr>
        <w:t>Views base cache</w:t>
      </w:r>
      <w:r w:rsidRPr="00DF07A8">
        <w:rPr>
          <w:b/>
          <w:bCs/>
          <w:sz w:val="32"/>
          <w:szCs w:val="32"/>
          <w:lang w:val="en-US"/>
        </w:rPr>
        <w:t>:</w:t>
      </w:r>
    </w:p>
    <w:p w14:paraId="72E9642A" w14:textId="52BE4BA2" w:rsidR="00F05DC0" w:rsidRPr="00BA3D15" w:rsidRDefault="00F05DC0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Views.py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02F0B947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75EA1D91" w14:textId="49C0BAC6" w:rsidR="00F05DC0" w:rsidRDefault="00F05DC0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django.views.decorators.cache </w:t>
      </w: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cache_page</w:t>
      </w:r>
    </w:p>
    <w:p w14:paraId="01CA2316" w14:textId="77777777" w:rsidR="00DE6996" w:rsidRPr="00F05DC0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7D4C0C" w14:textId="77777777" w:rsidR="00F05DC0" w:rsidRPr="00DE6996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@cache_page(30)</w:t>
      </w:r>
    </w:p>
    <w:p w14:paraId="2EDB3251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5D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5D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A260B9E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987D19" w14:textId="77777777" w:rsidR="00F05DC0" w:rsidRPr="00F05DC0" w:rsidRDefault="00F05DC0" w:rsidP="00F05DC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03F39C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05D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get_cache_v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5D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3A5851C" w14:textId="77777777" w:rsidR="00F05DC0" w:rsidRPr="00F05DC0" w:rsidRDefault="00F05DC0" w:rsidP="00F05D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05D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F05D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"get.html"</w:t>
      </w:r>
      <w:r w:rsidRPr="00F05D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FF65ED" w14:textId="18317A92" w:rsidR="00F05DC0" w:rsidRDefault="00F05DC0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3D37E697" w14:textId="4D69997F" w:rsidR="00DE6996" w:rsidRPr="00BA3D15" w:rsidRDefault="00DE6996" w:rsidP="00CF7902">
      <w:pPr>
        <w:pStyle w:val="ListParagraph"/>
        <w:numPr>
          <w:ilvl w:val="0"/>
          <w:numId w:val="8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BA3D15">
        <w:rPr>
          <w:b/>
          <w:bCs/>
          <w:sz w:val="32"/>
          <w:szCs w:val="32"/>
          <w:highlight w:val="darkGray"/>
          <w:lang w:val="en-US"/>
        </w:rPr>
        <w:t xml:space="preserve">Urlbase cache:  </w:t>
      </w:r>
      <w:r w:rsidRPr="00BA3D15">
        <w:rPr>
          <w:b/>
          <w:bCs/>
          <w:sz w:val="32"/>
          <w:szCs w:val="32"/>
          <w:lang w:val="en-US"/>
        </w:rPr>
        <w:t xml:space="preserve"> </w:t>
      </w:r>
    </w:p>
    <w:p w14:paraId="11911D0C" w14:textId="5383BB27" w:rsidR="00DE6996" w:rsidRPr="00BA3D15" w:rsidRDefault="00DE6996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28"/>
          <w:szCs w:val="28"/>
          <w:lang w:val="en-US"/>
        </w:rPr>
      </w:pPr>
      <w:r w:rsidRPr="00BA3D15">
        <w:rPr>
          <w:b/>
          <w:bCs/>
          <w:sz w:val="28"/>
          <w:szCs w:val="28"/>
          <w:u w:val="single"/>
          <w:lang w:val="en-US"/>
        </w:rPr>
        <w:t>urls.py</w:t>
      </w:r>
      <w:r w:rsidRPr="00BA3D15">
        <w:rPr>
          <w:b/>
          <w:bCs/>
          <w:sz w:val="28"/>
          <w:szCs w:val="28"/>
          <w:lang w:val="en-US"/>
        </w:rPr>
        <w:t>:</w:t>
      </w:r>
    </w:p>
    <w:p w14:paraId="130FD78D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DE69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61CCFEFB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django.views.decorators.cache </w:t>
      </w:r>
      <w:r w:rsidRPr="00DE69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cache_page</w:t>
      </w:r>
    </w:p>
    <w:p w14:paraId="105EDD52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5D491D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6FCAAB75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E69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'set/'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views.set_cache_v),</w:t>
      </w:r>
    </w:p>
    <w:p w14:paraId="4D20A41C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E69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'get/'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cache_page(</w:t>
      </w:r>
      <w:r w:rsidRPr="00DE6996">
        <w:rPr>
          <w:rFonts w:ascii="Consolas" w:eastAsia="Times New Roman" w:hAnsi="Consolas" w:cs="Times New Roman"/>
          <w:color w:val="B5CEA8"/>
          <w:sz w:val="21"/>
          <w:szCs w:val="21"/>
          <w:highlight w:val="red"/>
          <w:lang w:eastAsia="en-IN"/>
        </w:rPr>
        <w:t>20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(views.get_cache_v)),</w:t>
      </w:r>
    </w:p>
    <w:p w14:paraId="7844A2B5" w14:textId="77777777" w:rsidR="00DE6996" w:rsidRPr="00DE6996" w:rsidRDefault="00DE6996" w:rsidP="00DE69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DE69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'get2/'</w:t>
      </w:r>
      <w:r w:rsidRPr="00DE69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views.get_cache_v),</w:t>
      </w:r>
    </w:p>
    <w:p w14:paraId="54FC80FB" w14:textId="1781D7F2" w:rsidR="00EC5078" w:rsidRDefault="00EC507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</w:p>
    <w:p w14:paraId="6B4619A8" w14:textId="267C0508" w:rsidR="00DF07A8" w:rsidRPr="00DF07A8" w:rsidRDefault="00BA3D15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[3]</w:t>
      </w:r>
      <w:r w:rsidR="00DF07A8" w:rsidRPr="00BA3D15">
        <w:rPr>
          <w:b/>
          <w:bCs/>
          <w:sz w:val="34"/>
          <w:szCs w:val="34"/>
          <w:lang w:val="en-US"/>
        </w:rPr>
        <w:t>. Template Fragment cache</w:t>
      </w:r>
    </w:p>
    <w:p w14:paraId="12589D87" w14:textId="160FE739" w:rsidR="00DE6996" w:rsidRDefault="00882362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sz w:val="32"/>
          <w:szCs w:val="32"/>
          <w:lang w:val="en-US"/>
        </w:rPr>
      </w:pPr>
      <w:r w:rsidRPr="00882362">
        <w:rPr>
          <w:b/>
          <w:bCs/>
          <w:sz w:val="32"/>
          <w:szCs w:val="32"/>
          <w:lang w:val="en-US"/>
        </w:rPr>
        <w:sym w:font="Wingdings" w:char="F0E8"/>
      </w:r>
      <w:r>
        <w:rPr>
          <w:b/>
          <w:bCs/>
          <w:sz w:val="32"/>
          <w:szCs w:val="32"/>
          <w:lang w:val="en-US"/>
        </w:rPr>
        <w:t xml:space="preserve"> store cache in database or file or localmemory…..</w:t>
      </w:r>
    </w:p>
    <w:p w14:paraId="38AC9380" w14:textId="50C8FAD0" w:rsidR="000C36A9" w:rsidRDefault="00882362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0C36A9">
        <w:rPr>
          <w:b/>
          <w:bCs/>
          <w:color w:val="FFFFFF" w:themeColor="background1"/>
          <w:sz w:val="32"/>
          <w:szCs w:val="32"/>
          <w:highlight w:val="red"/>
          <w:lang w:val="en-US"/>
        </w:rPr>
        <w:t xml:space="preserve">NOTE : Here use only store cache </w:t>
      </w:r>
      <w:r w:rsidR="000C36A9" w:rsidRPr="000C36A9">
        <w:rPr>
          <w:b/>
          <w:bCs/>
          <w:color w:val="FFFFFF" w:themeColor="background1"/>
          <w:sz w:val="32"/>
          <w:szCs w:val="32"/>
          <w:highlight w:val="red"/>
          <w:lang w:val="en-US"/>
        </w:rPr>
        <w:t>in</w:t>
      </w:r>
      <w:r w:rsidRPr="000C36A9">
        <w:rPr>
          <w:b/>
          <w:bCs/>
          <w:color w:val="FFFFFF" w:themeColor="background1"/>
          <w:sz w:val="32"/>
          <w:szCs w:val="32"/>
          <w:highlight w:val="red"/>
          <w:lang w:val="en-US"/>
        </w:rPr>
        <w:t xml:space="preserve"> database…</w:t>
      </w:r>
    </w:p>
    <w:p w14:paraId="4FE00492" w14:textId="4725B3AC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Setting.py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20750D16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CACHE_MIDDLEWARE_SECONDS = </w:t>
      </w:r>
      <w:r w:rsidRPr="000C36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4583D01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CACHES = {</w:t>
      </w:r>
    </w:p>
    <w:p w14:paraId="6CD23387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:{</w:t>
      </w:r>
    </w:p>
    <w:p w14:paraId="570FBEF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'BACKEND'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'django.core.cache.backends.db.DatabaseCache'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21D4254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'enroll_cache'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7864006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4452DFCD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A608919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C6AA9B9" w14:textId="247864D1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11221516" w14:textId="02AD7389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Urls.py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7374E455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666877D5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50CA06F6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django.views.decorators.cache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cache_page</w:t>
      </w:r>
    </w:p>
    <w:p w14:paraId="7179EA6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214B0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31472F05" w14:textId="12E39B93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'set/'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views.set_cache_v),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3360192" w14:textId="40D41831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23B0D5B6" w14:textId="28022F6A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views.py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14ADE3F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6E0E9F8A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django.views.decorators.cache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cache_page</w:t>
      </w:r>
    </w:p>
    <w:p w14:paraId="420B6F2A" w14:textId="77777777" w:rsidR="000C36A9" w:rsidRPr="000C36A9" w:rsidRDefault="000C36A9" w:rsidP="000C36A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4BB465D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2B2C84F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6E1CF6B" w14:textId="7FBB602D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5265AA9D" w14:textId="2EE8E3D0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set.html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43CA83FD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6667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4B54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A1492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E3E0FC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http-equiv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"refresh"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"0.5"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AEE84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0C36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C36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CFA4E" w14:textId="34743D1F" w:rsid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56E45E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{% load cache %}</w:t>
      </w:r>
    </w:p>
    <w:p w14:paraId="6A599285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7B7B4E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9D52A9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78DB6F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871A7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E818D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hello2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CB48C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F72CC9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{% cache 20 set %}</w:t>
      </w:r>
    </w:p>
    <w:p w14:paraId="597DFCC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hello3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6AFFD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helo4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AA4D03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0C36A9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{% endcache set %}</w:t>
      </w:r>
    </w:p>
    <w:p w14:paraId="7159263B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1CA3D7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9C63310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A1E35A" w14:textId="77777777" w:rsidR="000C36A9" w:rsidRPr="000C36A9" w:rsidRDefault="000C36A9" w:rsidP="000C36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C36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C36A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875BC" w14:textId="72666493" w:rsidR="000C36A9" w:rsidRDefault="000C36A9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5D2D607A" w14:textId="474EE146" w:rsidR="00B80E7D" w:rsidRPr="00B80E7D" w:rsidRDefault="00B80E7D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Low level cache API</w:t>
      </w:r>
    </w:p>
    <w:p w14:paraId="5E0E23A2" w14:textId="39B1F6FF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B80E7D">
        <w:rPr>
          <w:b/>
          <w:bCs/>
          <w:color w:val="000000" w:themeColor="text1"/>
          <w:sz w:val="32"/>
          <w:szCs w:val="32"/>
          <w:u w:val="single"/>
          <w:lang w:val="en-US"/>
        </w:rPr>
        <w:t>Urls.py</w:t>
      </w: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:</w:t>
      </w:r>
    </w:p>
    <w:p w14:paraId="0743803C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39B1F5D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310F1B03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8C0EF8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37270182" w14:textId="5702533D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'set/'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views.set_cache_v),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]</w:t>
      </w:r>
    </w:p>
    <w:p w14:paraId="7B5D73B8" w14:textId="0F404166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F19B1A9" w14:textId="2A354F99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views.py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18E1D4C6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2AAC7CBC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django.views.decorators.cache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cache_page</w:t>
      </w:r>
    </w:p>
    <w:p w14:paraId="3639F2BE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django.core.cache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</w:t>
      </w:r>
    </w:p>
    <w:p w14:paraId="68223092" w14:textId="77777777" w:rsidR="00B80E7D" w:rsidRPr="00B80E7D" w:rsidRDefault="00B80E7D" w:rsidP="00B80E7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02AE512C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46CA952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ch = cache.get(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'planet'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 data"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7A8B2AB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ch == 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 data"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DDB08AF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cache.set(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'planet'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'mars'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E9151E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ch = cache.get(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'planet'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DBD6F9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"pn"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:ch})</w:t>
      </w:r>
    </w:p>
    <w:p w14:paraId="5A3B642B" w14:textId="35FFE1C9" w:rsidR="00B80E7D" w:rsidRPr="00B80E7D" w:rsidRDefault="00B80E7D" w:rsidP="00B80E7D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B80E7D">
        <w:rPr>
          <w:b/>
          <w:bCs/>
          <w:color w:val="FF0000"/>
          <w:sz w:val="32"/>
          <w:szCs w:val="32"/>
          <w:u w:val="single"/>
          <w:lang w:val="en-US"/>
        </w:rPr>
        <w:t>OR</w:t>
      </w:r>
    </w:p>
    <w:p w14:paraId="6B1BAB77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F8DE84C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ch = cache.get_or_set(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'planet'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"moon"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156D06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"pn"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:ch})</w:t>
      </w:r>
    </w:p>
    <w:p w14:paraId="61BEA2AD" w14:textId="0F8129E3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6930AF5F" w14:textId="2BFE70C0" w:rsidR="00B80E7D" w:rsidRPr="00016DBA" w:rsidRDefault="00016DBA" w:rsidP="00EC5078">
      <w:pPr>
        <w:tabs>
          <w:tab w:val="left" w:pos="1629"/>
          <w:tab w:val="center" w:pos="3795"/>
          <w:tab w:val="right" w:pos="7590"/>
        </w:tabs>
        <w:spacing w:line="360" w:lineRule="auto"/>
      </w:pPr>
      <w:r w:rsidRPr="00016DBA">
        <w:rPr>
          <w:b/>
          <w:bCs/>
          <w:color w:val="FF0000"/>
          <w:sz w:val="24"/>
          <w:szCs w:val="24"/>
          <w:lang w:val="en-US"/>
        </w:rPr>
        <w:sym w:font="Wingdings" w:char="F0E8"/>
      </w:r>
      <w:r w:rsidR="00B80E7D">
        <w:rPr>
          <w:b/>
          <w:bCs/>
          <w:color w:val="FF0000"/>
          <w:sz w:val="24"/>
          <w:szCs w:val="24"/>
          <w:lang w:val="en-US"/>
        </w:rPr>
        <w:t xml:space="preserve">not </w:t>
      </w:r>
      <w:r>
        <w:rPr>
          <w:b/>
          <w:bCs/>
          <w:color w:val="FF0000"/>
          <w:sz w:val="24"/>
          <w:szCs w:val="24"/>
          <w:lang w:val="en-US"/>
        </w:rPr>
        <w:t xml:space="preserve">compulsory </w:t>
      </w:r>
      <w:r w:rsidRPr="00016DBA">
        <w:rPr>
          <w:b/>
          <w:bCs/>
          <w:color w:val="FF0000"/>
          <w:sz w:val="24"/>
          <w:szCs w:val="24"/>
          <w:lang w:val="en-US"/>
        </w:rPr>
        <w:sym w:font="Wingdings" w:char="F0E7"/>
      </w:r>
    </w:p>
    <w:p w14:paraId="1006898A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5D71DD7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data = {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'pradip'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'roll'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2001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8A0AF7B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cache.set_many(data,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778A427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sv = cache.get_many(data)</w:t>
      </w:r>
    </w:p>
    <w:p w14:paraId="0A3E34ED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"pn"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:sv})</w:t>
      </w:r>
    </w:p>
    <w:p w14:paraId="5E6262CF" w14:textId="10FD5E9D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6323774A" w14:textId="7C590831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40"/>
          <w:szCs w:val="40"/>
          <w:lang w:val="en-US"/>
        </w:rPr>
      </w:pPr>
      <w:r w:rsidRPr="00B80E7D">
        <w:rPr>
          <w:b/>
          <w:bCs/>
          <w:color w:val="000000" w:themeColor="text1"/>
          <w:sz w:val="40"/>
          <w:szCs w:val="40"/>
          <w:highlight w:val="darkGray"/>
          <w:lang w:val="en-US"/>
        </w:rPr>
        <w:t>delete cache:</w:t>
      </w:r>
    </w:p>
    <w:p w14:paraId="7743BCC0" w14:textId="77777777" w:rsidR="00B80E7D" w:rsidRPr="00B80E7D" w:rsidRDefault="00B80E7D" w:rsidP="00B80E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B80E7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CACF9D2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cache.delete(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'planet'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9C4DA3" w14:textId="7FFD9DD5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683339C" w14:textId="3F9CF82E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03E9C3AC" w14:textId="7328D259" w:rsidR="00B80E7D" w:rsidRDefault="00B80E7D" w:rsidP="00B80E7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B80E7D">
        <w:rPr>
          <w:b/>
          <w:bCs/>
          <w:color w:val="000000" w:themeColor="text1"/>
          <w:sz w:val="32"/>
          <w:szCs w:val="32"/>
          <w:highlight w:val="darkGray"/>
          <w:lang w:val="en-US"/>
        </w:rPr>
        <w:t>Decrease and Increase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6EEDD3EA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4E7AC4C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cache.set(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C9B5DA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dv = cache.decr(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'roll'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delta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</w:p>
    <w:p w14:paraId="735248A7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(dv)   </w:t>
      </w:r>
    </w:p>
    <w:p w14:paraId="36BA346A" w14:textId="1E73D1CD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=================================================================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079A931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dv = cache.incr(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'roll'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0E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delta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0E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</w:p>
    <w:p w14:paraId="765C78BE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(dv)</w:t>
      </w:r>
    </w:p>
    <w:p w14:paraId="5490F6DA" w14:textId="77777777" w:rsidR="00B80E7D" w:rsidRPr="00B80E7D" w:rsidRDefault="00B80E7D" w:rsidP="00B80E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80E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B80E7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B80E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1A8A6F" w14:textId="77777777" w:rsidR="00B80E7D" w:rsidRDefault="00B80E7D" w:rsidP="00B80E7D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52B6DE22" w14:textId="03967654" w:rsidR="00B80E7D" w:rsidRDefault="00B80E7D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40"/>
          <w:szCs w:val="40"/>
          <w:lang w:val="en-US"/>
        </w:rPr>
      </w:pPr>
      <w:r w:rsidRPr="00B80E7D">
        <w:rPr>
          <w:b/>
          <w:bCs/>
          <w:color w:val="000000" w:themeColor="text1"/>
          <w:sz w:val="40"/>
          <w:szCs w:val="40"/>
          <w:highlight w:val="darkGray"/>
          <w:lang w:val="en-US"/>
        </w:rPr>
        <w:t>Clear cache</w:t>
      </w:r>
      <w:r>
        <w:rPr>
          <w:b/>
          <w:bCs/>
          <w:color w:val="000000" w:themeColor="text1"/>
          <w:sz w:val="40"/>
          <w:szCs w:val="40"/>
          <w:lang w:val="en-US"/>
        </w:rPr>
        <w:t>:</w:t>
      </w:r>
    </w:p>
    <w:p w14:paraId="101A9451" w14:textId="77777777" w:rsidR="00AF6508" w:rsidRPr="00AF6508" w:rsidRDefault="00AF6508" w:rsidP="00AF65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65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F65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set_cache_v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65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6B898E0" w14:textId="77777777" w:rsidR="00AF6508" w:rsidRPr="00AF6508" w:rsidRDefault="00AF6508" w:rsidP="00AF65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cache.set(</w:t>
      </w:r>
      <w:r w:rsidRPr="00AF65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F65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F65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CDC515" w14:textId="77777777" w:rsidR="00AF6508" w:rsidRPr="00AF6508" w:rsidRDefault="00AF6508" w:rsidP="00AF65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cache.clear()</w:t>
      </w:r>
    </w:p>
    <w:p w14:paraId="3B0E8C33" w14:textId="77777777" w:rsidR="00AF6508" w:rsidRPr="00AF6508" w:rsidRDefault="00AF6508" w:rsidP="00AF65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F65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AF65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"set.html"</w:t>
      </w:r>
      <w:r w:rsidRPr="00AF65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C6FF54" w14:textId="0532549C" w:rsidR="00AF6508" w:rsidRDefault="00AF6508" w:rsidP="00016DBA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40"/>
          <w:szCs w:val="40"/>
          <w:lang w:val="en-US"/>
        </w:rPr>
      </w:pPr>
    </w:p>
    <w:p w14:paraId="76E49DFD" w14:textId="028B8AAD" w:rsidR="00016DBA" w:rsidRPr="00B80E7D" w:rsidRDefault="00016DBA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Signals in django</w:t>
      </w:r>
    </w:p>
    <w:p w14:paraId="315B31D3" w14:textId="5381E421" w:rsidR="00B80E7D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Step :</w:t>
      </w:r>
    </w:p>
    <w:p w14:paraId="3919AED0" w14:textId="140A5C49" w:rsidR="00D11048" w:rsidRDefault="00D11048" w:rsidP="00CF7902">
      <w:pPr>
        <w:pStyle w:val="ListParagraph"/>
        <w:numPr>
          <w:ilvl w:val="0"/>
          <w:numId w:val="9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__init__.py</w:t>
      </w:r>
    </w:p>
    <w:p w14:paraId="6C8308CD" w14:textId="1098F8B4" w:rsidR="00D11048" w:rsidRDefault="00D11048" w:rsidP="00CF7902">
      <w:pPr>
        <w:pStyle w:val="ListParagraph"/>
        <w:numPr>
          <w:ilvl w:val="0"/>
          <w:numId w:val="9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App.py</w:t>
      </w:r>
    </w:p>
    <w:p w14:paraId="5789BF19" w14:textId="0B159F41" w:rsidR="00D11048" w:rsidRDefault="00D11048" w:rsidP="00CF7902">
      <w:pPr>
        <w:pStyle w:val="ListParagraph"/>
        <w:numPr>
          <w:ilvl w:val="0"/>
          <w:numId w:val="9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Signals.py</w:t>
      </w:r>
    </w:p>
    <w:p w14:paraId="578B307E" w14:textId="158FDC14" w:rsidR="00D11048" w:rsidRPr="00D11048" w:rsidRDefault="00D1104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Login,Logout,Loginfail signals</w:t>
      </w:r>
    </w:p>
    <w:p w14:paraId="2DCE81C7" w14:textId="33EEF54E" w:rsidR="00016DBA" w:rsidRPr="00D11048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D11048">
        <w:rPr>
          <w:b/>
          <w:bCs/>
          <w:color w:val="000000" w:themeColor="text1"/>
          <w:sz w:val="32"/>
          <w:szCs w:val="32"/>
          <w:highlight w:val="lightGray"/>
          <w:lang w:val="en-US"/>
        </w:rPr>
        <w:t>[1]. Setting</w:t>
      </w:r>
      <w:r>
        <w:rPr>
          <w:b/>
          <w:bCs/>
          <w:color w:val="000000" w:themeColor="text1"/>
          <w:sz w:val="32"/>
          <w:szCs w:val="32"/>
          <w:highlight w:val="lightGray"/>
          <w:lang w:val="en-US"/>
        </w:rPr>
        <w:t>s</w:t>
      </w:r>
      <w:r w:rsidRPr="00D11048">
        <w:rPr>
          <w:b/>
          <w:bCs/>
          <w:color w:val="000000" w:themeColor="text1"/>
          <w:sz w:val="32"/>
          <w:szCs w:val="32"/>
          <w:highlight w:val="lightGray"/>
          <w:lang w:val="en-US"/>
        </w:rPr>
        <w:t>.py:</w:t>
      </w:r>
    </w:p>
    <w:p w14:paraId="39D24F8C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INSTALLED_APPS = [</w:t>
      </w:r>
    </w:p>
    <w:p w14:paraId="54427052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'django.contrib.admin'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3DBD80D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3FC3187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'django.contrib.contenttypes'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D04FAD6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317A1B6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CA37EE9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'django.contrib.staticfiles'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748888A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'blog'</w:t>
      </w:r>
    </w:p>
    <w:p w14:paraId="54AACC15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27BC6F7" w14:textId="37641314" w:rsidR="00D11048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153CAAC1" w14:textId="320BED0C" w:rsidR="00D11048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D11048">
        <w:rPr>
          <w:b/>
          <w:bCs/>
          <w:color w:val="000000" w:themeColor="text1"/>
          <w:sz w:val="32"/>
          <w:szCs w:val="32"/>
          <w:highlight w:val="darkGray"/>
          <w:lang w:val="en-US"/>
        </w:rPr>
        <w:t>[2] __init__.py:</w:t>
      </w:r>
    </w:p>
    <w:p w14:paraId="6A312B1D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default_app_config =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'blog.apps.BlogConfig'</w:t>
      </w:r>
    </w:p>
    <w:p w14:paraId="46FF43AF" w14:textId="7B4FE0BB" w:rsidR="00D11048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426D6709" w14:textId="508E6BEA" w:rsidR="00D11048" w:rsidRPr="00D11048" w:rsidRDefault="00D11048" w:rsidP="00D11048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r w:rsidRPr="00D11048">
        <w:rPr>
          <w:b/>
          <w:bCs/>
          <w:color w:val="FF0000"/>
          <w:sz w:val="32"/>
          <w:szCs w:val="32"/>
          <w:u w:val="single"/>
          <w:lang w:val="en-US"/>
        </w:rPr>
        <w:t>OR</w:t>
      </w:r>
    </w:p>
    <w:p w14:paraId="77C5EE30" w14:textId="0EF04E0D" w:rsidR="00016DBA" w:rsidRPr="00D11048" w:rsidRDefault="00D11048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D11048">
        <w:rPr>
          <w:b/>
          <w:bCs/>
          <w:color w:val="000000" w:themeColor="text1"/>
          <w:sz w:val="32"/>
          <w:szCs w:val="32"/>
          <w:highlight w:val="darkGray"/>
          <w:lang w:val="en-US"/>
        </w:rPr>
        <w:t>Setting</w:t>
      </w:r>
      <w:r>
        <w:rPr>
          <w:b/>
          <w:bCs/>
          <w:color w:val="000000" w:themeColor="text1"/>
          <w:sz w:val="32"/>
          <w:szCs w:val="32"/>
          <w:highlight w:val="darkGray"/>
          <w:lang w:val="en-US"/>
        </w:rPr>
        <w:t>s</w:t>
      </w:r>
      <w:r w:rsidRPr="00D11048">
        <w:rPr>
          <w:b/>
          <w:bCs/>
          <w:color w:val="000000" w:themeColor="text1"/>
          <w:sz w:val="32"/>
          <w:szCs w:val="32"/>
          <w:highlight w:val="darkGray"/>
          <w:lang w:val="en-US"/>
        </w:rPr>
        <w:t>.py:</w:t>
      </w:r>
    </w:p>
    <w:p w14:paraId="7DF27932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INSTALLED_APPS = [</w:t>
      </w:r>
    </w:p>
    <w:p w14:paraId="5A205E63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'django.contrib.admin'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6D1D31C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A9C962A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'django.contrib.contenttypes'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4399D8D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15E1152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0CB7498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'django.contrib.staticfiles'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844C428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'blog.apps.BlogConfig'</w:t>
      </w:r>
    </w:p>
    <w:p w14:paraId="612623AC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3179A25" w14:textId="64503538" w:rsidR="00D11048" w:rsidRPr="00D11048" w:rsidRDefault="00156AEF" w:rsidP="00EC507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32"/>
          <w:szCs w:val="32"/>
          <w:lang w:val="en-US"/>
        </w:rPr>
      </w:pPr>
      <w:r w:rsidRPr="00156AEF">
        <w:rPr>
          <w:b/>
          <w:bCs/>
          <w:color w:val="FF0000"/>
          <w:sz w:val="32"/>
          <w:szCs w:val="32"/>
          <w:lang w:val="en-US"/>
        </w:rPr>
        <w:sym w:font="Wingdings" w:char="F0E8"/>
      </w:r>
      <w:r w:rsidR="00D11048">
        <w:rPr>
          <w:b/>
          <w:bCs/>
          <w:color w:val="FF0000"/>
          <w:sz w:val="32"/>
          <w:szCs w:val="32"/>
          <w:lang w:val="en-US"/>
        </w:rPr>
        <w:t>Here no register app name in __init__.py…….</w:t>
      </w:r>
    </w:p>
    <w:p w14:paraId="00D070EF" w14:textId="6B5DF797" w:rsidR="00016DBA" w:rsidRDefault="00D11048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D11048">
        <w:rPr>
          <w:b/>
          <w:bCs/>
          <w:color w:val="000000" w:themeColor="text1"/>
          <w:sz w:val="32"/>
          <w:szCs w:val="32"/>
          <w:highlight w:val="darkGray"/>
          <w:lang w:val="en-US"/>
        </w:rPr>
        <w:t>[3].</w:t>
      </w:r>
      <w:r>
        <w:rPr>
          <w:b/>
          <w:bCs/>
          <w:color w:val="000000" w:themeColor="text1"/>
          <w:sz w:val="32"/>
          <w:szCs w:val="32"/>
          <w:highlight w:val="darkGray"/>
          <w:lang w:val="en-US"/>
        </w:rPr>
        <w:t xml:space="preserve"> </w:t>
      </w:r>
      <w:r w:rsidRPr="00D11048">
        <w:rPr>
          <w:b/>
          <w:bCs/>
          <w:color w:val="000000" w:themeColor="text1"/>
          <w:sz w:val="32"/>
          <w:szCs w:val="32"/>
          <w:highlight w:val="darkGray"/>
          <w:lang w:val="en-US"/>
        </w:rPr>
        <w:t>apps.py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2F5037DE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django.apps </w:t>
      </w:r>
      <w:r w:rsidRPr="00D110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AppConfig</w:t>
      </w:r>
    </w:p>
    <w:p w14:paraId="337C033C" w14:textId="77777777" w:rsidR="00D11048" w:rsidRPr="00D11048" w:rsidRDefault="00D11048" w:rsidP="00D1104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94E87E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110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BlogConfig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04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AppConfig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6A7FF7D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</w:t>
      </w:r>
      <w:r w:rsidRPr="00D110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'blog'</w:t>
      </w:r>
    </w:p>
    <w:p w14:paraId="560156D2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110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110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ready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10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C6C8C29" w14:textId="77777777" w:rsidR="00D11048" w:rsidRPr="00D11048" w:rsidRDefault="00D11048" w:rsidP="00D110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1104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110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blog.signals</w:t>
      </w:r>
    </w:p>
    <w:p w14:paraId="56D5C9FA" w14:textId="3B49BA84" w:rsidR="00D11048" w:rsidRDefault="00D11048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5E6625A9" w14:textId="5AC1FF28" w:rsidR="00156AEF" w:rsidRDefault="00D11048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156AEF">
        <w:rPr>
          <w:b/>
          <w:bCs/>
          <w:color w:val="000000" w:themeColor="text1"/>
          <w:sz w:val="32"/>
          <w:szCs w:val="32"/>
          <w:highlight w:val="darkGray"/>
          <w:lang w:val="en-US"/>
        </w:rPr>
        <w:t xml:space="preserve">[4].  </w:t>
      </w:r>
      <w:r w:rsidR="00156AEF" w:rsidRPr="00156AEF">
        <w:rPr>
          <w:b/>
          <w:bCs/>
          <w:color w:val="000000" w:themeColor="text1"/>
          <w:sz w:val="32"/>
          <w:szCs w:val="32"/>
          <w:highlight w:val="darkGray"/>
          <w:lang w:val="en-US"/>
        </w:rPr>
        <w:t>S</w:t>
      </w:r>
      <w:r w:rsidRPr="00156AEF">
        <w:rPr>
          <w:b/>
          <w:bCs/>
          <w:color w:val="000000" w:themeColor="text1"/>
          <w:sz w:val="32"/>
          <w:szCs w:val="32"/>
          <w:highlight w:val="darkGray"/>
          <w:lang w:val="en-US"/>
        </w:rPr>
        <w:t>ignal</w:t>
      </w:r>
      <w:r w:rsidR="00156AEF" w:rsidRPr="00156AEF">
        <w:rPr>
          <w:b/>
          <w:bCs/>
          <w:color w:val="000000" w:themeColor="text1"/>
          <w:sz w:val="32"/>
          <w:szCs w:val="32"/>
          <w:highlight w:val="darkGray"/>
          <w:lang w:val="en-US"/>
        </w:rPr>
        <w:t>s.py</w:t>
      </w:r>
      <w:r w:rsidR="00156AEF"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19498846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django.contrib.auth.models </w:t>
      </w: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</w:t>
      </w:r>
    </w:p>
    <w:p w14:paraId="34FDA08D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django.contrib.auth.signals </w:t>
      </w: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user_logged_in, user_logged_out,\</w:t>
      </w:r>
    </w:p>
    <w:p w14:paraId="010500C4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user_login_failed</w:t>
      </w:r>
    </w:p>
    <w:p w14:paraId="37FB13E1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django.dispatch.dispatcher </w:t>
      </w:r>
      <w:r w:rsidRPr="00156AE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receiver</w:t>
      </w:r>
    </w:p>
    <w:p w14:paraId="36366CD1" w14:textId="77777777" w:rsidR="00156AEF" w:rsidRPr="00156AEF" w:rsidRDefault="00156AEF" w:rsidP="00156A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F95734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(user_logged_in,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58935874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login_user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7B54FEE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 LOGIN USER  =========================="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1C8259D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2657F52B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(request)</w:t>
      </w:r>
    </w:p>
    <w:p w14:paraId="17653349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(user.password)</w:t>
      </w:r>
    </w:p>
    <w:p w14:paraId="206D47FF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(kwargs)</w:t>
      </w:r>
    </w:p>
    <w:p w14:paraId="1B6FB843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FCA5C7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70890E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user_logged_in.connect(login_user,sender=User)   </w:t>
      </w:r>
    </w:p>
    <w:p w14:paraId="524695AF" w14:textId="77777777" w:rsidR="00156AEF" w:rsidRPr="00156AEF" w:rsidRDefault="00156AEF" w:rsidP="00156A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E92BDE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(user_logged_out,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2444E6ED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logout_user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25BCE92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 LOGOUT USER  =========================="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7105A8F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696ED72C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(request)</w:t>
      </w:r>
    </w:p>
    <w:p w14:paraId="5C419ECE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(user.password)</w:t>
      </w:r>
    </w:p>
    <w:p w14:paraId="5C762D49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(kwargs)</w:t>
      </w:r>
    </w:p>
    <w:p w14:paraId="3CB42B4D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6EE0462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2B1485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user_logged_out.connect(logout_user,sender=User) </w:t>
      </w:r>
    </w:p>
    <w:p w14:paraId="13BF01E5" w14:textId="77777777" w:rsidR="00156AEF" w:rsidRPr="00156AEF" w:rsidRDefault="00156AEF" w:rsidP="00156A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1B85DEC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(user_login_failed)</w:t>
      </w:r>
    </w:p>
    <w:p w14:paraId="38F7F543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login_fail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credentials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156AE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B88CC9B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 LOGIN FAILED  =========================="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A1E11CD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1E9DC7DB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(request)</w:t>
      </w:r>
    </w:p>
    <w:p w14:paraId="2608E2FE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(credentials)</w:t>
      </w:r>
    </w:p>
    <w:p w14:paraId="3DF8FA39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(kwargs)</w:t>
      </w:r>
    </w:p>
    <w:p w14:paraId="13A42F48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56AE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156AE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56AE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6AE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CB69714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CE9D67" w14:textId="77777777" w:rsidR="00156AEF" w:rsidRPr="00156AEF" w:rsidRDefault="00156AEF" w:rsidP="00156A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6AE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user_login_failed.connect(login_fail,sender=User)</w:t>
      </w:r>
    </w:p>
    <w:p w14:paraId="5F668363" w14:textId="7CAC3A30" w:rsidR="00156AEF" w:rsidRDefault="00156AEF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42EE863E" w14:textId="3E850B9B" w:rsidR="00156AEF" w:rsidRDefault="00156AEF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156AEF">
        <w:rPr>
          <w:b/>
          <w:bCs/>
          <w:color w:val="000000" w:themeColor="text1"/>
          <w:sz w:val="32"/>
          <w:szCs w:val="32"/>
          <w:lang w:val="en-US"/>
        </w:rPr>
        <w:sym w:font="Wingdings" w:char="F0E8"/>
      </w:r>
      <w:r w:rsidRPr="00156AEF">
        <w:rPr>
          <w:b/>
          <w:bCs/>
          <w:color w:val="000000" w:themeColor="text1"/>
          <w:sz w:val="32"/>
          <w:szCs w:val="32"/>
          <w:highlight w:val="darkGray"/>
          <w:lang w:val="en-US"/>
        </w:rPr>
        <w:t>Output in terminal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111B0D9B" w14:textId="4CD4ABED" w:rsidR="00156AEF" w:rsidRDefault="00156AEF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156AEF">
        <w:rPr>
          <w:b/>
          <w:bCs/>
          <w:color w:val="000000" w:themeColor="text1"/>
          <w:sz w:val="32"/>
          <w:szCs w:val="32"/>
          <w:lang w:val="en-US"/>
        </w:rPr>
        <w:t>1). Login fail:</w:t>
      </w:r>
    </w:p>
    <w:p w14:paraId="23399492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====================  LOGIN FAILED  ==========================</w:t>
      </w:r>
    </w:p>
    <w:p w14:paraId="73056181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django.contrib.auth</w:t>
      </w:r>
    </w:p>
    <w:p w14:paraId="307A821B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&lt;WSGIRequest: POST '/admin/login/?next=/admin/'&gt;</w:t>
      </w:r>
    </w:p>
    <w:p w14:paraId="66DE238B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{'username': 'admin', 'password': '********************'}</w:t>
      </w:r>
    </w:p>
    <w:p w14:paraId="73066E40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{'signal': &lt;django.dispatch.dispatcher.Signal object at 0x000001DE097F46A0&gt;}</w:t>
      </w:r>
    </w:p>
    <w:p w14:paraId="58C07686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kwargs:  {'signal': &lt;django.dispatch.dispatcher.Signal object at 0x000001DE097F46A0&gt;}</w:t>
      </w:r>
    </w:p>
    <w:p w14:paraId="17C0D45F" w14:textId="6A8FD475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[04/Aug/2020 00:11:18] "POST /admin/login/?next=/admin/ HTTP/1.1" 200 2074</w:t>
      </w:r>
    </w:p>
    <w:p w14:paraId="2C509D1D" w14:textId="77777777" w:rsidR="00156AEF" w:rsidRDefault="00156AEF" w:rsidP="00156AEF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58295E79" w14:textId="2BA83BE6" w:rsidR="00156AEF" w:rsidRDefault="00156AEF" w:rsidP="00156AEF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156AEF">
        <w:rPr>
          <w:b/>
          <w:bCs/>
          <w:color w:val="000000" w:themeColor="text1"/>
          <w:sz w:val="32"/>
          <w:szCs w:val="32"/>
          <w:lang w:val="en-US"/>
        </w:rPr>
        <w:t xml:space="preserve">2). Login: </w:t>
      </w:r>
    </w:p>
    <w:p w14:paraId="688BC378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====================  LOGIN USER  ==========================</w:t>
      </w:r>
    </w:p>
    <w:p w14:paraId="54D6AE4E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&lt;class 'django.contrib.auth.models.User'&gt;</w:t>
      </w:r>
    </w:p>
    <w:p w14:paraId="4AE9CCC3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&lt;WSGIRequest: POST '/admin/login/?next=/admin/'&gt;</w:t>
      </w:r>
    </w:p>
    <w:p w14:paraId="06613A4C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pbkdf2_sha256$180000$7jrMRFt1QVq4$614eNq2aiQd3OwZfA+EJWTLNChnEtAgG9uoYneLmAVI=</w:t>
      </w:r>
    </w:p>
    <w:p w14:paraId="5B0626D6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{'signal': &lt;django.dispatch.dispatcher.Signal object at 0x000001DE097E8BE0&gt;}</w:t>
      </w:r>
    </w:p>
    <w:p w14:paraId="160CC68C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kwargs:  {'signal': &lt;django.dispatch.dispatcher.Signal object at 0x000001DE097E8BE0&gt;}</w:t>
      </w:r>
    </w:p>
    <w:p w14:paraId="0329A46E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[04/Aug/2020 00:11:24] "POST /admin/login/?next=/admin/ HTTP/1.1" 302 0</w:t>
      </w:r>
    </w:p>
    <w:p w14:paraId="2AB1B747" w14:textId="6F95D2F2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[04/Aug/2020 00:11:24] "GET /admin/ HTTP/1.1" 200 3042</w:t>
      </w:r>
    </w:p>
    <w:p w14:paraId="2418D7BC" w14:textId="1864F265" w:rsidR="00156AEF" w:rsidRDefault="00156AEF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73B3C542" w14:textId="39532C69" w:rsidR="00156AEF" w:rsidRDefault="00156AEF" w:rsidP="00D1104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156AEF">
        <w:rPr>
          <w:b/>
          <w:bCs/>
          <w:color w:val="000000" w:themeColor="text1"/>
          <w:sz w:val="32"/>
          <w:szCs w:val="32"/>
          <w:lang w:val="en-US"/>
        </w:rPr>
        <w:t>3). Logout:</w:t>
      </w:r>
    </w:p>
    <w:p w14:paraId="5721E15A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====================  LOGOUT USER  ==========================</w:t>
      </w:r>
    </w:p>
    <w:p w14:paraId="49CF1376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&lt;class 'django.contrib.auth.models.User'&gt;</w:t>
      </w:r>
    </w:p>
    <w:p w14:paraId="282A6093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&lt;WSGIRequest: GET '/admin/logout/'&gt;</w:t>
      </w:r>
    </w:p>
    <w:p w14:paraId="7CC79E8C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pbkdf2_sha256$180000$7jrMRFt1QVq4$614eNq2aiQd3OwZfA+EJWTLNChnEtAgG9uoYneLmAVI=</w:t>
      </w:r>
    </w:p>
    <w:p w14:paraId="111A5514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{'signal': &lt;django.dispatch.dispatcher.Signal object at 0x000001DE097F45E0&gt;}</w:t>
      </w:r>
    </w:p>
    <w:p w14:paraId="3A3E8941" w14:textId="77777777" w:rsidR="00156AEF" w:rsidRP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kwargs:  {'signal': &lt;django.dispatch.dispatcher.Signal object at 0x000001DE097F45E0&gt;}</w:t>
      </w:r>
    </w:p>
    <w:p w14:paraId="46DB7E0D" w14:textId="33DA53D8" w:rsidR="00156AEF" w:rsidRDefault="00156AEF" w:rsidP="00156AEF">
      <w:pPr>
        <w:shd w:val="clear" w:color="auto" w:fill="BFBFBF" w:themeFill="background1" w:themeFillShade="BF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  <w:r w:rsidRPr="00156AEF">
        <w:rPr>
          <w:b/>
          <w:bCs/>
          <w:color w:val="000000" w:themeColor="text1"/>
          <w:sz w:val="18"/>
          <w:szCs w:val="18"/>
          <w:lang w:val="en-US"/>
        </w:rPr>
        <w:t>[04/Aug/2020 00:11:26] "GET /admin/logout/ HTTP/1.1" 200 1207</w:t>
      </w:r>
    </w:p>
    <w:p w14:paraId="2355FCD7" w14:textId="5C010106" w:rsidR="0017284B" w:rsidRDefault="0017284B" w:rsidP="0017284B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44"/>
          <w:szCs w:val="44"/>
          <w:lang w:val="en-US"/>
        </w:rPr>
      </w:pPr>
    </w:p>
    <w:p w14:paraId="2D9126B0" w14:textId="75647484" w:rsidR="0017284B" w:rsidRPr="00BA3D15" w:rsidRDefault="0017284B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BA3D15">
        <w:rPr>
          <w:b/>
          <w:bCs/>
          <w:color w:val="000000" w:themeColor="text1"/>
          <w:sz w:val="36"/>
          <w:szCs w:val="36"/>
          <w:lang w:val="en-US"/>
        </w:rPr>
        <w:t>Built-in Signals</w:t>
      </w:r>
    </w:p>
    <w:p w14:paraId="09A43D1B" w14:textId="618480A9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Pre_init</w:t>
      </w:r>
    </w:p>
    <w:p w14:paraId="3348BD75" w14:textId="7B6F295D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Pre_save</w:t>
      </w:r>
    </w:p>
    <w:p w14:paraId="7292D4FC" w14:textId="79301B8A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Pre_delete</w:t>
      </w:r>
    </w:p>
    <w:p w14:paraId="459D6CC7" w14:textId="0D5E58E7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Post_init</w:t>
      </w:r>
    </w:p>
    <w:p w14:paraId="77854319" w14:textId="61A04FBE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Post_save</w:t>
      </w:r>
    </w:p>
    <w:p w14:paraId="5E201944" w14:textId="21431DBC" w:rsidR="0017284B" w:rsidRDefault="0017284B" w:rsidP="00CF7902">
      <w:pPr>
        <w:pStyle w:val="ListParagraph"/>
        <w:numPr>
          <w:ilvl w:val="0"/>
          <w:numId w:val="10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Post_delete</w:t>
      </w:r>
    </w:p>
    <w:p w14:paraId="26D87B22" w14:textId="7C6B86C1" w:rsidR="007D22F8" w:rsidRDefault="007D22F8" w:rsidP="00CF7902">
      <w:pPr>
        <w:pStyle w:val="ListParagraph"/>
        <w:numPr>
          <w:ilvl w:val="0"/>
          <w:numId w:val="1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highlight w:val="darkGray"/>
          <w:lang w:val="en-US"/>
        </w:rPr>
      </w:pPr>
      <w:r w:rsidRPr="007D22F8">
        <w:rPr>
          <w:b/>
          <w:bCs/>
          <w:color w:val="000000" w:themeColor="text1"/>
          <w:sz w:val="36"/>
          <w:szCs w:val="36"/>
          <w:highlight w:val="darkGray"/>
          <w:lang w:val="en-US"/>
        </w:rPr>
        <w:t>Import module</w:t>
      </w:r>
      <w:r>
        <w:rPr>
          <w:b/>
          <w:bCs/>
          <w:color w:val="000000" w:themeColor="text1"/>
          <w:sz w:val="36"/>
          <w:szCs w:val="36"/>
          <w:highlight w:val="darkGray"/>
          <w:lang w:val="en-US"/>
        </w:rPr>
        <w:t>:</w:t>
      </w:r>
    </w:p>
    <w:p w14:paraId="5301302D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django.contrib.auth.models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</w:t>
      </w:r>
    </w:p>
    <w:p w14:paraId="6FA21F90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django.contrib.auth.signals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user_logged_in, user_logged_out,\</w:t>
      </w:r>
    </w:p>
    <w:p w14:paraId="39A1C2C3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user_login_failed</w:t>
      </w:r>
    </w:p>
    <w:p w14:paraId="0DB9789A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django.dispatch.dispatcher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receiver</w:t>
      </w:r>
    </w:p>
    <w:p w14:paraId="1F54638B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django.db.models.signals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pre_save, post_save, pre_delete,\</w:t>
      </w:r>
    </w:p>
    <w:p w14:paraId="037B9CCC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post_delete, pre_init, post_init</w:t>
      </w:r>
    </w:p>
    <w:p w14:paraId="383AF4A8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django.core.signals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request_started, request_finished,\</w:t>
      </w:r>
    </w:p>
    <w:p w14:paraId="48C8B3DD" w14:textId="77777777" w:rsidR="007D22F8" w:rsidRPr="007D22F8" w:rsidRDefault="007D22F8" w:rsidP="00CF7902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got_request_exception</w:t>
      </w:r>
    </w:p>
    <w:p w14:paraId="5AE8CD4D" w14:textId="77777777" w:rsidR="007D22F8" w:rsidRPr="007D22F8" w:rsidRDefault="007D22F8" w:rsidP="007D22F8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78DA7331" w14:textId="7F107819" w:rsidR="0017284B" w:rsidRDefault="007D22F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Pre_save and post_save</w:t>
      </w:r>
    </w:p>
    <w:p w14:paraId="2B16BB68" w14:textId="12FDFF21" w:rsidR="0017284B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 w:rsidRPr="007D22F8">
        <w:rPr>
          <w:b/>
          <w:bCs/>
          <w:color w:val="000000" w:themeColor="text1"/>
          <w:sz w:val="36"/>
          <w:szCs w:val="36"/>
          <w:u w:val="single"/>
          <w:lang w:val="en-US"/>
        </w:rPr>
        <w:t>Signals.py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23CB748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(pre_save,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4F41DF58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at_beginning_save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D22025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Pre Save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BFC4F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3F485B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46BA5741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B24508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pre_save.connect(at_beginning_save,sender=User)</w:t>
      </w:r>
    </w:p>
    <w:p w14:paraId="530F3DBD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C062FD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(post_save,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11A249E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at_ending_save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9F9A2B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Post Save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E34B9A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created:</w:t>
      </w:r>
    </w:p>
    <w:p w14:paraId="62D80A9E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"=======================New Created====================="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51C27A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742A7D8C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1D1F4711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(created)</w:t>
      </w:r>
    </w:p>
    <w:p w14:paraId="53F61D88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D7D9C0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AC9717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"=======================Updated====================="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11DBF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303307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1225209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0CB1E97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(created)</w:t>
      </w:r>
    </w:p>
    <w:p w14:paraId="2056DA3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</w:t>
      </w:r>
    </w:p>
    <w:p w14:paraId="08F9C46D" w14:textId="13204638" w:rsidR="00CF7902" w:rsidRPr="00CF7902" w:rsidRDefault="007D22F8" w:rsidP="00CF79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post_save.connect(at_ending_save,sender=User)</w:t>
      </w:r>
    </w:p>
    <w:p w14:paraId="70F1422A" w14:textId="34E5822D" w:rsidR="00CF7902" w:rsidRDefault="00CF7902" w:rsidP="00CF7902">
      <w:pPr>
        <w:pStyle w:val="NoSpacing"/>
        <w:rPr>
          <w:b/>
          <w:bCs/>
          <w:sz w:val="32"/>
          <w:szCs w:val="32"/>
          <w:lang w:eastAsia="en-IN"/>
        </w:rPr>
      </w:pPr>
    </w:p>
    <w:p w14:paraId="63BFD4E2" w14:textId="07EB1E4E" w:rsidR="00CF7902" w:rsidRPr="00CF7902" w:rsidRDefault="00CF7902" w:rsidP="00CF7902">
      <w:pPr>
        <w:pStyle w:val="NoSpacing"/>
        <w:rPr>
          <w:b/>
          <w:bCs/>
          <w:color w:val="FF0000"/>
          <w:sz w:val="32"/>
          <w:szCs w:val="32"/>
          <w:lang w:eastAsia="en-IN"/>
        </w:rPr>
      </w:pPr>
      <w:r>
        <w:rPr>
          <w:b/>
          <w:bCs/>
          <w:color w:val="FF0000"/>
          <w:sz w:val="32"/>
          <w:szCs w:val="32"/>
          <w:lang w:eastAsia="en-IN"/>
        </w:rPr>
        <w:t>================================================</w:t>
      </w:r>
    </w:p>
    <w:p w14:paraId="707473FF" w14:textId="53949F94" w:rsidR="00CF7902" w:rsidRDefault="00CF7902" w:rsidP="00CF79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0000"/>
        <w:jc w:val="center"/>
        <w:rPr>
          <w:b/>
          <w:bCs/>
          <w:sz w:val="32"/>
          <w:szCs w:val="32"/>
          <w:lang w:eastAsia="en-IN"/>
        </w:rPr>
      </w:pPr>
      <w:r>
        <w:rPr>
          <w:b/>
          <w:bCs/>
          <w:sz w:val="32"/>
          <w:szCs w:val="32"/>
          <w:lang w:eastAsia="en-IN"/>
        </w:rPr>
        <w:t>My Cheatshit (Skip This Area)</w:t>
      </w:r>
    </w:p>
    <w:p w14:paraId="72844AC7" w14:textId="77777777" w:rsidR="00CF7902" w:rsidRDefault="00CF7902" w:rsidP="00CF7902">
      <w:pPr>
        <w:pStyle w:val="NoSpacing"/>
        <w:rPr>
          <w:ins w:id="1" w:author="pradip kachhadiya"/>
          <w:b/>
          <w:bCs/>
          <w:sz w:val="32"/>
          <w:szCs w:val="32"/>
          <w:lang w:eastAsia="en-IN"/>
        </w:rPr>
      </w:pPr>
      <w:ins w:id="2" w:author="pradip kachhadiya">
        <w:r>
          <w:rPr>
            <w:b/>
            <w:bCs/>
            <w:sz w:val="32"/>
            <w:szCs w:val="32"/>
            <w:lang w:eastAsia="en-IN"/>
          </w:rPr>
          <w:t>[</w:t>
        </w:r>
      </w:ins>
      <w:r>
        <w:rPr>
          <w:b/>
          <w:bCs/>
          <w:sz w:val="32"/>
          <w:szCs w:val="32"/>
          <w:lang w:eastAsia="en-IN"/>
        </w:rPr>
        <w:t>1</w:t>
      </w:r>
      <w:ins w:id="3" w:author="pradip kachhadiya">
        <w:r>
          <w:rPr>
            <w:b/>
            <w:bCs/>
            <w:sz w:val="32"/>
            <w:szCs w:val="32"/>
            <w:lang w:eastAsia="en-IN"/>
          </w:rPr>
          <w:t>]. college/__init__.py:</w:t>
        </w:r>
      </w:ins>
    </w:p>
    <w:p w14:paraId="5835A881" w14:textId="77777777" w:rsidR="00CF7902" w:rsidRDefault="00CF7902" w:rsidP="00CF7902">
      <w:pPr>
        <w:pStyle w:val="NoSpacing"/>
        <w:rPr>
          <w:ins w:id="4" w:author="pradip kachhadiya"/>
          <w:b/>
          <w:bCs/>
          <w:sz w:val="32"/>
          <w:szCs w:val="32"/>
          <w:lang w:eastAsia="en-IN"/>
        </w:rPr>
      </w:pPr>
    </w:p>
    <w:p w14:paraId="1D8E5294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5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6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default_app_config = </w:t>
        </w:r>
        <w:r w:rsidRPr="00726B47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'college.apps.CollegeConfig'</w:t>
        </w:r>
      </w:ins>
    </w:p>
    <w:p w14:paraId="7802B8F3" w14:textId="77777777" w:rsidR="00CF7902" w:rsidRDefault="00CF7902" w:rsidP="00CF7902">
      <w:pPr>
        <w:pStyle w:val="NoSpacing"/>
        <w:rPr>
          <w:ins w:id="7" w:author="pradip kachhadiya"/>
          <w:b/>
          <w:bCs/>
          <w:sz w:val="32"/>
          <w:szCs w:val="32"/>
          <w:lang w:eastAsia="en-IN"/>
        </w:rPr>
      </w:pPr>
    </w:p>
    <w:p w14:paraId="1B7E4388" w14:textId="77777777" w:rsidR="00CF7902" w:rsidRDefault="00CF7902" w:rsidP="00CF7902">
      <w:pPr>
        <w:pStyle w:val="NoSpacing"/>
        <w:numPr>
          <w:ilvl w:val="0"/>
          <w:numId w:val="33"/>
        </w:numPr>
        <w:rPr>
          <w:ins w:id="8" w:author="pradip kachhadiya"/>
          <w:b/>
          <w:bCs/>
          <w:sz w:val="32"/>
          <w:szCs w:val="32"/>
          <w:lang w:eastAsia="en-IN"/>
        </w:rPr>
      </w:pPr>
      <w:ins w:id="9" w:author="pradip kachhadiya">
        <w:r>
          <w:rPr>
            <w:b/>
            <w:bCs/>
            <w:sz w:val="32"/>
            <w:szCs w:val="32"/>
            <w:lang w:eastAsia="en-IN"/>
          </w:rPr>
          <w:t>Jyare koi new user register karshe tyare only one time (send signal) __init__.py call thase and then te college.apps.CollegeConfig ne call karshe.</w:t>
        </w:r>
      </w:ins>
    </w:p>
    <w:p w14:paraId="55F1789E" w14:textId="77777777" w:rsidR="00CF7902" w:rsidRDefault="00CF7902" w:rsidP="00CF7902">
      <w:pPr>
        <w:pStyle w:val="NoSpacing"/>
        <w:rPr>
          <w:ins w:id="10" w:author="pradip kachhadiya"/>
          <w:b/>
          <w:bCs/>
          <w:sz w:val="32"/>
          <w:szCs w:val="32"/>
          <w:lang w:eastAsia="en-IN"/>
        </w:rPr>
      </w:pPr>
    </w:p>
    <w:p w14:paraId="2BAD38CA" w14:textId="77777777" w:rsidR="00CF7902" w:rsidRDefault="00CF7902" w:rsidP="00CF7902">
      <w:pPr>
        <w:pStyle w:val="NoSpacing"/>
        <w:rPr>
          <w:ins w:id="11" w:author="pradip kachhadiya"/>
          <w:b/>
          <w:bCs/>
          <w:sz w:val="32"/>
          <w:szCs w:val="32"/>
          <w:lang w:eastAsia="en-IN"/>
        </w:rPr>
      </w:pPr>
    </w:p>
    <w:p w14:paraId="2F686CBC" w14:textId="77777777" w:rsidR="00CF7902" w:rsidRDefault="00CF7902" w:rsidP="00CF7902">
      <w:pPr>
        <w:pStyle w:val="NoSpacing"/>
        <w:rPr>
          <w:ins w:id="12" w:author="pradip kachhadiya"/>
          <w:b/>
          <w:bCs/>
          <w:sz w:val="32"/>
          <w:szCs w:val="32"/>
          <w:lang w:eastAsia="en-IN"/>
        </w:rPr>
      </w:pPr>
      <w:ins w:id="13" w:author="pradip kachhadiya">
        <w:r>
          <w:rPr>
            <w:b/>
            <w:bCs/>
            <w:sz w:val="32"/>
            <w:szCs w:val="32"/>
            <w:lang w:eastAsia="en-IN"/>
          </w:rPr>
          <w:t>[</w:t>
        </w:r>
      </w:ins>
      <w:r>
        <w:rPr>
          <w:b/>
          <w:bCs/>
          <w:sz w:val="32"/>
          <w:szCs w:val="32"/>
          <w:lang w:eastAsia="en-IN"/>
        </w:rPr>
        <w:t>2</w:t>
      </w:r>
      <w:ins w:id="14" w:author="pradip kachhadiya">
        <w:r>
          <w:rPr>
            <w:b/>
            <w:bCs/>
            <w:sz w:val="32"/>
            <w:szCs w:val="32"/>
            <w:lang w:eastAsia="en-IN"/>
          </w:rPr>
          <w:t>]. apps.py:</w:t>
        </w:r>
      </w:ins>
    </w:p>
    <w:p w14:paraId="5420297C" w14:textId="77777777" w:rsidR="00CF7902" w:rsidRDefault="00CF7902" w:rsidP="00CF7902">
      <w:pPr>
        <w:pStyle w:val="NoSpacing"/>
        <w:rPr>
          <w:ins w:id="15" w:author="pradip kachhadiya"/>
          <w:b/>
          <w:bCs/>
          <w:sz w:val="32"/>
          <w:szCs w:val="32"/>
          <w:lang w:eastAsia="en-IN"/>
        </w:rPr>
      </w:pPr>
      <w:ins w:id="16" w:author="pradip kachhadiya">
        <w:r>
          <w:rPr>
            <w:b/>
            <w:bCs/>
            <w:sz w:val="32"/>
            <w:szCs w:val="32"/>
            <w:lang w:eastAsia="en-IN"/>
          </w:rPr>
          <w:t xml:space="preserve"> </w:t>
        </w:r>
      </w:ins>
    </w:p>
    <w:p w14:paraId="70E454EF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17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18" w:author="pradip kachhadiya"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from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django.apps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AppConfig</w:t>
        </w:r>
      </w:ins>
    </w:p>
    <w:p w14:paraId="029B3B55" w14:textId="77777777" w:rsidR="00CF7902" w:rsidRPr="00726B47" w:rsidRDefault="00CF7902" w:rsidP="00CF7902">
      <w:pPr>
        <w:shd w:val="clear" w:color="auto" w:fill="1E1E1E"/>
        <w:spacing w:after="240" w:line="285" w:lineRule="atLeast"/>
        <w:rPr>
          <w:ins w:id="19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3FCB94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20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21" w:author="pradip kachhadiya">
        <w:r w:rsidRPr="00726B47">
          <w:rPr>
            <w:rFonts w:ascii="Consolas" w:eastAsia="Times New Roman" w:hAnsi="Consolas" w:cs="Times New Roman"/>
            <w:color w:val="569CD6"/>
            <w:sz w:val="21"/>
            <w:szCs w:val="21"/>
            <w:lang w:eastAsia="en-IN"/>
          </w:rPr>
          <w:t>class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</w:t>
        </w:r>
        <w:r w:rsidRPr="00726B47">
          <w:rPr>
            <w:rFonts w:ascii="Consolas" w:eastAsia="Times New Roman" w:hAnsi="Consolas" w:cs="Times New Roman"/>
            <w:color w:val="4EC9B0"/>
            <w:sz w:val="21"/>
            <w:szCs w:val="21"/>
            <w:lang w:eastAsia="en-IN"/>
          </w:rPr>
          <w:t>CollegeConfig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(</w:t>
        </w:r>
        <w:r w:rsidRPr="00726B47">
          <w:rPr>
            <w:rFonts w:ascii="Consolas" w:eastAsia="Times New Roman" w:hAnsi="Consolas" w:cs="Times New Roman"/>
            <w:color w:val="4EC9B0"/>
            <w:sz w:val="21"/>
            <w:szCs w:val="21"/>
            <w:lang w:eastAsia="en-IN"/>
          </w:rPr>
          <w:t>AppConfig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):</w:t>
        </w:r>
      </w:ins>
    </w:p>
    <w:p w14:paraId="627199DF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22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23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name = </w:t>
        </w:r>
        <w:r w:rsidRPr="00726B47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'college'</w:t>
        </w:r>
      </w:ins>
    </w:p>
    <w:p w14:paraId="3B28FE31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24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25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726B47">
          <w:rPr>
            <w:rFonts w:ascii="Consolas" w:eastAsia="Times New Roman" w:hAnsi="Consolas" w:cs="Times New Roman"/>
            <w:color w:val="569CD6"/>
            <w:sz w:val="21"/>
            <w:szCs w:val="21"/>
            <w:lang w:eastAsia="en-IN"/>
          </w:rPr>
          <w:t>def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</w:t>
        </w:r>
        <w:r w:rsidRPr="00726B47">
          <w:rPr>
            <w:rFonts w:ascii="Consolas" w:eastAsia="Times New Roman" w:hAnsi="Consolas" w:cs="Times New Roman"/>
            <w:color w:val="DCDCAA"/>
            <w:sz w:val="21"/>
            <w:szCs w:val="21"/>
            <w:lang w:eastAsia="en-IN"/>
          </w:rPr>
          <w:t>ready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(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self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):</w:t>
        </w:r>
      </w:ins>
    </w:p>
    <w:p w14:paraId="2EAC7325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26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27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   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college.mysignal</w:t>
        </w:r>
      </w:ins>
    </w:p>
    <w:p w14:paraId="28CA2803" w14:textId="77777777" w:rsidR="00CF7902" w:rsidRDefault="00CF7902" w:rsidP="00CF7902">
      <w:pPr>
        <w:pStyle w:val="NoSpacing"/>
        <w:ind w:firstLine="720"/>
        <w:rPr>
          <w:ins w:id="28" w:author="pradip kachhadiya"/>
          <w:b/>
          <w:bCs/>
          <w:sz w:val="32"/>
          <w:szCs w:val="32"/>
          <w:lang w:eastAsia="en-IN"/>
        </w:rPr>
      </w:pPr>
    </w:p>
    <w:p w14:paraId="6E6DBF32" w14:textId="77777777" w:rsidR="00CF7902" w:rsidRDefault="00CF7902" w:rsidP="00CF7902">
      <w:pPr>
        <w:pStyle w:val="NoSpacing"/>
        <w:numPr>
          <w:ilvl w:val="0"/>
          <w:numId w:val="33"/>
        </w:numPr>
        <w:rPr>
          <w:ins w:id="29" w:author="pradip kachhadiya"/>
          <w:b/>
          <w:bCs/>
          <w:sz w:val="32"/>
          <w:szCs w:val="32"/>
          <w:lang w:eastAsia="en-IN"/>
        </w:rPr>
      </w:pPr>
      <w:ins w:id="30" w:author="pradip kachhadiya">
        <w:r>
          <w:rPr>
            <w:b/>
            <w:bCs/>
            <w:sz w:val="32"/>
            <w:szCs w:val="32"/>
            <w:lang w:eastAsia="en-IN"/>
          </w:rPr>
          <w:t>ready method only one time mysignal.py ne call karshe</w:t>
        </w:r>
      </w:ins>
    </w:p>
    <w:p w14:paraId="034CE5A4" w14:textId="77777777" w:rsidR="00CF7902" w:rsidRDefault="00CF7902" w:rsidP="00CF7902">
      <w:pPr>
        <w:pStyle w:val="NoSpacing"/>
        <w:rPr>
          <w:ins w:id="31" w:author="pradip kachhadiya"/>
          <w:b/>
          <w:bCs/>
          <w:sz w:val="32"/>
          <w:szCs w:val="32"/>
          <w:lang w:eastAsia="en-IN"/>
        </w:rPr>
      </w:pPr>
    </w:p>
    <w:p w14:paraId="38127D73" w14:textId="77777777" w:rsidR="00CF7902" w:rsidRDefault="00CF7902" w:rsidP="00CF7902">
      <w:pPr>
        <w:pStyle w:val="NoSpacing"/>
        <w:rPr>
          <w:ins w:id="32" w:author="pradip kachhadiya"/>
          <w:b/>
          <w:bCs/>
          <w:sz w:val="32"/>
          <w:szCs w:val="32"/>
          <w:lang w:eastAsia="en-IN"/>
        </w:rPr>
      </w:pPr>
      <w:ins w:id="33" w:author="pradip kachhadiya">
        <w:r>
          <w:rPr>
            <w:b/>
            <w:bCs/>
            <w:sz w:val="32"/>
            <w:szCs w:val="32"/>
            <w:lang w:eastAsia="en-IN"/>
          </w:rPr>
          <w:t>[</w:t>
        </w:r>
      </w:ins>
      <w:r>
        <w:rPr>
          <w:b/>
          <w:bCs/>
          <w:sz w:val="32"/>
          <w:szCs w:val="32"/>
          <w:lang w:eastAsia="en-IN"/>
        </w:rPr>
        <w:t>3</w:t>
      </w:r>
      <w:ins w:id="34" w:author="pradip kachhadiya">
        <w:r>
          <w:rPr>
            <w:b/>
            <w:bCs/>
            <w:sz w:val="32"/>
            <w:szCs w:val="32"/>
            <w:lang w:eastAsia="en-IN"/>
          </w:rPr>
          <w:t>]. mysignal.py:</w:t>
        </w:r>
      </w:ins>
    </w:p>
    <w:p w14:paraId="38637973" w14:textId="77777777" w:rsidR="00CF7902" w:rsidRDefault="00CF7902" w:rsidP="00CF7902">
      <w:pPr>
        <w:pStyle w:val="NoSpacing"/>
        <w:rPr>
          <w:ins w:id="35" w:author="pradip kachhadiya"/>
          <w:b/>
          <w:bCs/>
          <w:sz w:val="32"/>
          <w:szCs w:val="32"/>
          <w:lang w:eastAsia="en-IN"/>
        </w:rPr>
      </w:pPr>
    </w:p>
    <w:p w14:paraId="5B3704FF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36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37" w:author="pradip kachhadiya"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from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django.dispatch.dispatcher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receiver</w:t>
        </w:r>
      </w:ins>
    </w:p>
    <w:p w14:paraId="68C78AC4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38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39" w:author="pradip kachhadiya"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from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django.db.models.signals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post_save</w:t>
        </w:r>
      </w:ins>
    </w:p>
    <w:p w14:paraId="4A238321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0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41" w:author="pradip kachhadiya"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from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django.contrib.auth.models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User </w:t>
        </w:r>
      </w:ins>
    </w:p>
    <w:p w14:paraId="4F6A617A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2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43" w:author="pradip kachhadiya"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from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college.models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import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Profile</w:t>
        </w:r>
      </w:ins>
    </w:p>
    <w:p w14:paraId="3F2A7304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4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8B374B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5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46" w:author="pradip kachhadiya">
        <w:r w:rsidRPr="00726B47">
          <w:rPr>
            <w:rFonts w:ascii="Consolas" w:eastAsia="Times New Roman" w:hAnsi="Consolas" w:cs="Times New Roman"/>
            <w:color w:val="DCDCAA"/>
            <w:sz w:val="21"/>
            <w:szCs w:val="21"/>
            <w:lang w:eastAsia="en-IN"/>
          </w:rPr>
          <w:t>@receiver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(post_save,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sender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=User)</w:t>
        </w:r>
      </w:ins>
    </w:p>
    <w:p w14:paraId="29D52618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7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232522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48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49" w:author="pradip kachhadiya">
        <w:r w:rsidRPr="00726B47">
          <w:rPr>
            <w:rFonts w:ascii="Consolas" w:eastAsia="Times New Roman" w:hAnsi="Consolas" w:cs="Times New Roman"/>
            <w:color w:val="569CD6"/>
            <w:sz w:val="21"/>
            <w:szCs w:val="21"/>
            <w:lang w:eastAsia="en-IN"/>
          </w:rPr>
          <w:t>def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</w:t>
        </w:r>
        <w:r w:rsidRPr="00726B47">
          <w:rPr>
            <w:rFonts w:ascii="Consolas" w:eastAsia="Times New Roman" w:hAnsi="Consolas" w:cs="Times New Roman"/>
            <w:color w:val="DCDCAA"/>
            <w:sz w:val="21"/>
            <w:szCs w:val="21"/>
            <w:lang w:eastAsia="en-IN"/>
          </w:rPr>
          <w:t>save_profile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(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sender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instance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created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,**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kw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):</w:t>
        </w:r>
      </w:ins>
    </w:p>
    <w:p w14:paraId="6C546EF4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50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51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726B47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if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created:</w:t>
        </w:r>
      </w:ins>
    </w:p>
    <w:p w14:paraId="7E316C2A" w14:textId="77777777" w:rsidR="00CF7902" w:rsidRPr="00726B47" w:rsidRDefault="00CF7902" w:rsidP="00CF7902">
      <w:pPr>
        <w:shd w:val="clear" w:color="auto" w:fill="1E1E1E"/>
        <w:spacing w:after="0" w:line="285" w:lineRule="atLeast"/>
        <w:rPr>
          <w:ins w:id="52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53" w:author="pradip kachhadiya"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    Profile.objects.create(</w:t>
        </w:r>
        <w:r w:rsidRPr="00726B47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user</w:t>
        </w:r>
        <w:r w:rsidRPr="00726B47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=instance)</w:t>
        </w:r>
      </w:ins>
    </w:p>
    <w:p w14:paraId="490F8C41" w14:textId="77777777" w:rsidR="00CF7902" w:rsidRDefault="00CF7902" w:rsidP="00CF7902">
      <w:pPr>
        <w:pStyle w:val="NoSpacing"/>
        <w:rPr>
          <w:ins w:id="54" w:author="pradip kachhadiya"/>
          <w:b/>
          <w:bCs/>
          <w:sz w:val="32"/>
          <w:szCs w:val="32"/>
          <w:lang w:eastAsia="en-IN"/>
        </w:rPr>
      </w:pPr>
      <w:ins w:id="55" w:author="pradip kachhadiya">
        <w:r>
          <w:rPr>
            <w:b/>
            <w:bCs/>
            <w:sz w:val="32"/>
            <w:szCs w:val="32"/>
            <w:lang w:eastAsia="en-IN"/>
          </w:rPr>
          <w:t xml:space="preserve"> </w:t>
        </w:r>
      </w:ins>
    </w:p>
    <w:p w14:paraId="74848356" w14:textId="77777777" w:rsidR="00CF7902" w:rsidRDefault="00CF7902" w:rsidP="00CF7902">
      <w:pPr>
        <w:pStyle w:val="NoSpacing"/>
        <w:numPr>
          <w:ilvl w:val="0"/>
          <w:numId w:val="33"/>
        </w:numPr>
        <w:rPr>
          <w:ins w:id="56" w:author="pradip kachhadiya"/>
          <w:b/>
          <w:bCs/>
          <w:sz w:val="32"/>
          <w:szCs w:val="32"/>
          <w:lang w:eastAsia="en-IN"/>
        </w:rPr>
      </w:pPr>
      <w:ins w:id="57" w:author="pradip kachhadiya">
        <w:r>
          <w:rPr>
            <w:b/>
            <w:bCs/>
            <w:sz w:val="32"/>
            <w:szCs w:val="32"/>
            <w:lang w:eastAsia="en-IN"/>
          </w:rPr>
          <w:t>And then mysignal user ni signal ne receive karshe</w:t>
        </w:r>
      </w:ins>
    </w:p>
    <w:p w14:paraId="1AAF5F66" w14:textId="77777777" w:rsidR="00CF7902" w:rsidRDefault="00CF7902" w:rsidP="00CF7902">
      <w:pPr>
        <w:pStyle w:val="NoSpacing"/>
        <w:numPr>
          <w:ilvl w:val="0"/>
          <w:numId w:val="34"/>
        </w:numPr>
        <w:rPr>
          <w:ins w:id="58" w:author="pradip kachhadiya"/>
          <w:b/>
          <w:bCs/>
          <w:sz w:val="32"/>
          <w:szCs w:val="32"/>
          <w:lang w:eastAsia="en-IN"/>
        </w:rPr>
      </w:pPr>
      <w:ins w:id="59" w:author="pradip kachhadiya">
        <w:r>
          <w:rPr>
            <w:b/>
            <w:bCs/>
            <w:sz w:val="32"/>
            <w:szCs w:val="32"/>
            <w:lang w:eastAsia="en-IN"/>
          </w:rPr>
          <w:t>@receiver(post_save,sender=user):</w:t>
        </w:r>
      </w:ins>
    </w:p>
    <w:p w14:paraId="54EB87EC" w14:textId="77777777" w:rsidR="00CF7902" w:rsidRPr="00F03474" w:rsidRDefault="00CF7902" w:rsidP="00CF7902">
      <w:pPr>
        <w:pStyle w:val="NoSpacing"/>
        <w:numPr>
          <w:ilvl w:val="1"/>
          <w:numId w:val="34"/>
        </w:numPr>
        <w:rPr>
          <w:ins w:id="60" w:author="pradip kachhadiya"/>
          <w:b/>
          <w:bCs/>
          <w:sz w:val="32"/>
          <w:szCs w:val="32"/>
          <w:lang w:eastAsia="en-IN"/>
        </w:rPr>
      </w:pPr>
      <w:ins w:id="61" w:author="pradip kachhadiya">
        <w:r>
          <w:rPr>
            <w:b/>
            <w:bCs/>
            <w:sz w:val="32"/>
            <w:szCs w:val="32"/>
            <w:lang w:eastAsia="en-IN"/>
          </w:rPr>
          <w:t>Post_save : Te sender ni detail ne save karshe.</w:t>
        </w:r>
      </w:ins>
    </w:p>
    <w:p w14:paraId="6ACA4797" w14:textId="77777777" w:rsidR="00CF7902" w:rsidRDefault="00CF7902" w:rsidP="00CF7902">
      <w:pPr>
        <w:pStyle w:val="NoSpacing"/>
        <w:numPr>
          <w:ilvl w:val="1"/>
          <w:numId w:val="34"/>
        </w:numPr>
        <w:rPr>
          <w:ins w:id="62" w:author="pradip kachhadiya"/>
          <w:b/>
          <w:bCs/>
          <w:sz w:val="32"/>
          <w:szCs w:val="32"/>
          <w:lang w:eastAsia="en-IN"/>
        </w:rPr>
      </w:pPr>
      <w:ins w:id="63" w:author="pradip kachhadiya">
        <w:r>
          <w:rPr>
            <w:b/>
            <w:bCs/>
            <w:sz w:val="32"/>
            <w:szCs w:val="32"/>
            <w:lang w:eastAsia="en-IN"/>
          </w:rPr>
          <w:t>Sender  : Te  user table ne catch karshe(singnal sender).</w:t>
        </w:r>
      </w:ins>
    </w:p>
    <w:p w14:paraId="6D296A68" w14:textId="77777777" w:rsidR="00CF7902" w:rsidRDefault="00CF7902" w:rsidP="00CF7902">
      <w:pPr>
        <w:pStyle w:val="NoSpacing"/>
        <w:numPr>
          <w:ilvl w:val="0"/>
          <w:numId w:val="34"/>
        </w:numPr>
        <w:rPr>
          <w:ins w:id="64" w:author="pradip kachhadiya"/>
          <w:b/>
          <w:bCs/>
          <w:sz w:val="32"/>
          <w:szCs w:val="32"/>
          <w:lang w:eastAsia="en-IN"/>
        </w:rPr>
      </w:pPr>
      <w:ins w:id="65" w:author="pradip kachhadiya">
        <w:r>
          <w:rPr>
            <w:b/>
            <w:bCs/>
            <w:sz w:val="32"/>
            <w:szCs w:val="32"/>
            <w:lang w:eastAsia="en-IN"/>
          </w:rPr>
          <w:t>Instance : Tema newly created user no object aavshe.(all user detail).</w:t>
        </w:r>
      </w:ins>
    </w:p>
    <w:p w14:paraId="68E4100A" w14:textId="77777777" w:rsidR="00CF7902" w:rsidRDefault="00CF7902" w:rsidP="00CF7902">
      <w:pPr>
        <w:pStyle w:val="NoSpacing"/>
        <w:numPr>
          <w:ilvl w:val="0"/>
          <w:numId w:val="34"/>
        </w:numPr>
        <w:rPr>
          <w:ins w:id="66" w:author="pradip kachhadiya"/>
          <w:b/>
          <w:bCs/>
          <w:sz w:val="32"/>
          <w:szCs w:val="32"/>
          <w:lang w:eastAsia="en-IN"/>
        </w:rPr>
      </w:pPr>
      <w:ins w:id="67" w:author="pradip kachhadiya">
        <w:r>
          <w:rPr>
            <w:b/>
            <w:bCs/>
            <w:sz w:val="32"/>
            <w:szCs w:val="32"/>
            <w:lang w:eastAsia="en-IN"/>
          </w:rPr>
          <w:t>Created : Te jyare new user hashe to true raheshe otherwise update hashe to false raheshe.</w:t>
        </w:r>
      </w:ins>
    </w:p>
    <w:p w14:paraId="10483E01" w14:textId="77777777" w:rsidR="00CF7902" w:rsidRPr="00F03474" w:rsidRDefault="00CF7902" w:rsidP="00CF7902">
      <w:pPr>
        <w:pStyle w:val="ListParagraph"/>
        <w:numPr>
          <w:ilvl w:val="0"/>
          <w:numId w:val="34"/>
        </w:numPr>
        <w:shd w:val="clear" w:color="auto" w:fill="1E1E1E"/>
        <w:spacing w:after="0" w:line="285" w:lineRule="atLeast"/>
        <w:rPr>
          <w:ins w:id="68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69" w:author="pradip kachhadiya">
        <w:r w:rsidRPr="00F03474">
          <w:rPr>
            <w:rFonts w:ascii="Consolas" w:eastAsia="Times New Roman" w:hAnsi="Consolas" w:cs="Times New Roman"/>
            <w:color w:val="C586C0"/>
            <w:sz w:val="21"/>
            <w:szCs w:val="21"/>
            <w:lang w:eastAsia="en-IN"/>
          </w:rPr>
          <w:t>if</w:t>
        </w:r>
        <w:r w:rsidRPr="00F03474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created:</w:t>
        </w:r>
      </w:ins>
    </w:p>
    <w:p w14:paraId="3E7F7532" w14:textId="77777777" w:rsidR="00CF7902" w:rsidRPr="00F03474" w:rsidRDefault="00CF7902" w:rsidP="00CF7902">
      <w:pPr>
        <w:pStyle w:val="ListParagraph"/>
        <w:numPr>
          <w:ilvl w:val="0"/>
          <w:numId w:val="34"/>
        </w:numPr>
        <w:shd w:val="clear" w:color="auto" w:fill="1E1E1E"/>
        <w:spacing w:after="0" w:line="285" w:lineRule="atLeast"/>
        <w:rPr>
          <w:ins w:id="70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71" w:author="pradip kachhadiya">
        <w:r w:rsidRPr="00F03474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    Profile.objects.create(</w:t>
        </w:r>
        <w:r w:rsidRPr="00F03474">
          <w:rPr>
            <w:rFonts w:ascii="Consolas" w:eastAsia="Times New Roman" w:hAnsi="Consolas" w:cs="Times New Roman"/>
            <w:color w:val="9CDCFE"/>
            <w:sz w:val="21"/>
            <w:szCs w:val="21"/>
            <w:lang w:eastAsia="en-IN"/>
          </w:rPr>
          <w:t>user</w:t>
        </w:r>
        <w:r w:rsidRPr="00F03474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=instance)</w:t>
        </w:r>
      </w:ins>
    </w:p>
    <w:p w14:paraId="3ABFC7EC" w14:textId="77777777" w:rsidR="00CF7902" w:rsidRDefault="00CF7902" w:rsidP="00CF7902">
      <w:pPr>
        <w:pStyle w:val="NoSpacing"/>
        <w:numPr>
          <w:ilvl w:val="0"/>
          <w:numId w:val="34"/>
        </w:numPr>
        <w:rPr>
          <w:ins w:id="72" w:author="pradip kachhadiya"/>
          <w:b/>
          <w:bCs/>
          <w:sz w:val="32"/>
          <w:szCs w:val="32"/>
          <w:lang w:eastAsia="en-IN"/>
        </w:rPr>
      </w:pPr>
      <w:ins w:id="73" w:author="pradip kachhadiya">
        <w:r>
          <w:rPr>
            <w:b/>
            <w:bCs/>
            <w:sz w:val="32"/>
            <w:szCs w:val="32"/>
            <w:lang w:eastAsia="en-IN"/>
          </w:rPr>
          <w:t>Jo newly created hashe to teni profile banshee.</w:t>
        </w:r>
      </w:ins>
    </w:p>
    <w:p w14:paraId="1C1DE717" w14:textId="34B6C2F3" w:rsidR="00CF7902" w:rsidRPr="00CF7902" w:rsidRDefault="00CF7902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40"/>
          <w:szCs w:val="40"/>
          <w:lang w:val="en-US"/>
        </w:rPr>
      </w:pPr>
      <w:r w:rsidRPr="00CF7902">
        <w:rPr>
          <w:b/>
          <w:bCs/>
          <w:color w:val="FF0000"/>
          <w:sz w:val="40"/>
          <w:szCs w:val="40"/>
          <w:lang w:val="en-US"/>
        </w:rPr>
        <w:t>===========================================</w:t>
      </w:r>
    </w:p>
    <w:p w14:paraId="4699564B" w14:textId="0AB5B859" w:rsidR="007D22F8" w:rsidRDefault="007D22F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7D22F8">
        <w:rPr>
          <w:b/>
          <w:bCs/>
          <w:color w:val="000000" w:themeColor="text1"/>
          <w:sz w:val="36"/>
          <w:szCs w:val="36"/>
          <w:highlight w:val="darkGray"/>
          <w:lang w:val="en-US"/>
        </w:rPr>
        <w:t>Pre_delete and post_delete</w:t>
      </w:r>
    </w:p>
    <w:p w14:paraId="786DD7C4" w14:textId="77777777" w:rsidR="007D22F8" w:rsidRDefault="007D22F8" w:rsidP="007D22F8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</w:p>
    <w:p w14:paraId="58B7674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(pre_delete,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0F02872F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at_beginning_delete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F08CEDE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Pre Delete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F50EB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74243E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043371A0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49ABAE7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pre_delete.connect(at_beginning_delete,sender=User)</w:t>
      </w:r>
    </w:p>
    <w:p w14:paraId="7F00F719" w14:textId="77777777" w:rsidR="007D22F8" w:rsidRPr="007D22F8" w:rsidRDefault="007D22F8" w:rsidP="007D22F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146959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(post_delete,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211A717F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at_ending_delete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80D9C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Post Delete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2F4318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02DB21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64168D1A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02FF7C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post_delete.connect(at_ending_delete,sender=User)</w:t>
      </w:r>
    </w:p>
    <w:p w14:paraId="45088025" w14:textId="7228F1B7" w:rsid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27CDF75D" w14:textId="734FE59D" w:rsidR="007D22F8" w:rsidRDefault="007D22F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Pre_init and post_init</w:t>
      </w:r>
    </w:p>
    <w:p w14:paraId="01EDF7AB" w14:textId="5B28A7E7" w:rsidR="007D22F8" w:rsidRP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8"/>
          <w:szCs w:val="18"/>
          <w:lang w:val="en-US"/>
        </w:rPr>
      </w:pPr>
    </w:p>
    <w:p w14:paraId="71975F81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(pre_init,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5737C43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at_beginning_init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16F184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Pre Inits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02E1EF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7FA289FA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(args)</w:t>
      </w:r>
    </w:p>
    <w:p w14:paraId="19943B47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6B2C538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pre_init.connect(at_beginning_init,sender=User)</w:t>
      </w:r>
    </w:p>
    <w:p w14:paraId="7344D88C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345F9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(post_init,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7B43A02E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at_ending_init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C6508B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Post Inits 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0CF03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A6902D7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(args)</w:t>
      </w:r>
    </w:p>
    <w:p w14:paraId="699ED23C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F449BA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post_init.connect(at_ending_init,sender=User)</w:t>
      </w:r>
    </w:p>
    <w:p w14:paraId="41BE2A1A" w14:textId="12BD16B3" w:rsid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7B1C985B" w14:textId="1D7B15A4" w:rsidR="007D22F8" w:rsidRDefault="007D22F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Pre_request and finish_request</w:t>
      </w:r>
    </w:p>
    <w:p w14:paraId="152E7043" w14:textId="15F9E476" w:rsidR="007D22F8" w:rsidRP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6"/>
          <w:szCs w:val="16"/>
          <w:lang w:val="en-US"/>
        </w:rPr>
      </w:pPr>
    </w:p>
    <w:p w14:paraId="5393FFDF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(request_started)</w:t>
      </w:r>
    </w:p>
    <w:p w14:paraId="6FCBF2B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at_beginning_request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environ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E2B351D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Pre Request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A1834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01356035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(environ)</w:t>
      </w:r>
    </w:p>
    <w:p w14:paraId="77B893F0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10515A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request_started.connect(at_beginning_request,sender=User)</w:t>
      </w:r>
    </w:p>
    <w:p w14:paraId="300DD61E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DC107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(request_finished)</w:t>
      </w:r>
    </w:p>
    <w:p w14:paraId="1E6FAD33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at_ending_request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D543174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Request Finishing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FA0442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4F823F01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B7D9D6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request_finished.connect(at_ending_request,sender=User)</w:t>
      </w:r>
    </w:p>
    <w:p w14:paraId="2EBE38F8" w14:textId="722CC3BA" w:rsid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3A5DA05F" w14:textId="42A745BA" w:rsidR="007D22F8" w:rsidRDefault="007D22F8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Request Exception</w:t>
      </w:r>
    </w:p>
    <w:p w14:paraId="262AC551" w14:textId="50207F3E" w:rsidR="007D22F8" w:rsidRPr="00F2642C" w:rsidRDefault="00F2642C" w:rsidP="00F2642C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16"/>
          <w:szCs w:val="16"/>
          <w:lang w:val="en-US"/>
        </w:rPr>
      </w:pPr>
      <w:r>
        <w:rPr>
          <w:b/>
          <w:bCs/>
          <w:color w:val="FF0000"/>
          <w:sz w:val="16"/>
          <w:szCs w:val="16"/>
          <w:lang w:val="en-US"/>
        </w:rPr>
        <w:t>When exception occurred in views.py…….</w:t>
      </w:r>
    </w:p>
    <w:p w14:paraId="6F7D120F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(got_request_exception)</w:t>
      </w:r>
    </w:p>
    <w:p w14:paraId="2C2ACCF3" w14:textId="54DAC164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at_request_exception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D2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10557BB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"==================== At Request Exception =========================="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033F0E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2896D6AD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(request)</w:t>
      </w:r>
    </w:p>
    <w:p w14:paraId="3DB680F1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D22F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"kwargs:  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kwargs</w:t>
      </w:r>
      <w:r w:rsidRPr="007D2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D22F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D2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D7D6C14" w14:textId="77777777" w:rsidR="007D22F8" w:rsidRPr="007D22F8" w:rsidRDefault="007D22F8" w:rsidP="007D22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D22F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got_request_exception.connect(at_request_exception,sender=User)</w:t>
      </w:r>
    </w:p>
    <w:p w14:paraId="48D58F07" w14:textId="09BE3F33" w:rsidR="007D22F8" w:rsidRDefault="007D22F8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628B3A8D" w14:textId="303F955B" w:rsidR="00F2642C" w:rsidRDefault="004B7ED0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 xml:space="preserve">Track Client IP </w:t>
      </w:r>
    </w:p>
    <w:p w14:paraId="0944A505" w14:textId="79036E6D" w:rsidR="007D22F8" w:rsidRDefault="004B7ED0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Use in login signal….Views  ma use kari shakay</w:t>
      </w:r>
    </w:p>
    <w:p w14:paraId="21B87427" w14:textId="30F96E3B" w:rsidR="004B7ED0" w:rsidRDefault="004B7ED0" w:rsidP="004B7ED0">
      <w:pP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Ip = request.META.get(‘REMOTE_ADDR’)</w:t>
      </w:r>
    </w:p>
    <w:p w14:paraId="6C06A10D" w14:textId="155FFFBD" w:rsidR="004B7ED0" w:rsidRPr="004B7ED0" w:rsidRDefault="004B7ED0" w:rsidP="004B7ED0">
      <w:pP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request.session[‘ip’] = ip</w:t>
      </w:r>
    </w:p>
    <w:p w14:paraId="7F1C5365" w14:textId="304710EF" w:rsidR="007D22F8" w:rsidRDefault="007D22F8" w:rsidP="00AA2E44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</w:p>
    <w:p w14:paraId="31618109" w14:textId="104E1D7F" w:rsidR="00AA2E44" w:rsidRDefault="00AA2E44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login count using cache and signal</w:t>
      </w:r>
    </w:p>
    <w:p w14:paraId="737A7A76" w14:textId="401919CC" w:rsidR="004B7ED0" w:rsidRDefault="00AA2E44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AA2E44">
        <w:rPr>
          <w:b/>
          <w:bCs/>
          <w:color w:val="000000" w:themeColor="text1"/>
          <w:sz w:val="36"/>
          <w:szCs w:val="36"/>
          <w:u w:val="single"/>
          <w:lang w:val="en-US"/>
        </w:rPr>
        <w:t>signal.py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3C3C5601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django.dispatch.dispatcher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receiver</w:t>
      </w:r>
    </w:p>
    <w:p w14:paraId="71BC43E5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django.contrib.auth.signals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user_logged_in</w:t>
      </w:r>
    </w:p>
    <w:p w14:paraId="5E8598BB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django.contrib.auth.models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User</w:t>
      </w:r>
    </w:p>
    <w:p w14:paraId="4641378B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django.core.cache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cache</w:t>
      </w:r>
    </w:p>
    <w:p w14:paraId="4EFCA1C4" w14:textId="77777777" w:rsidR="00AA2E44" w:rsidRPr="00AA2E44" w:rsidRDefault="00AA2E44" w:rsidP="00AA2E4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4CD6C6FA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(user_logged_in,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</w:t>
      </w:r>
    </w:p>
    <w:p w14:paraId="669C3870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A2E4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login_success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22E15CE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ct = cache.get(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'count'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=user.pk)</w:t>
      </w:r>
    </w:p>
    <w:p w14:paraId="0D072FA5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newcount = ct+</w:t>
      </w:r>
      <w:r w:rsidRPr="00AA2E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7BB7C12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cache.set(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'count'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,newcount,</w:t>
      </w:r>
      <w:r w:rsidRPr="00AA2E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A2E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A2E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=user.pk)</w:t>
      </w:r>
    </w:p>
    <w:p w14:paraId="1DFF855F" w14:textId="1E93A20C" w:rsidR="00AA2E44" w:rsidRDefault="00AA2E44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20BC623B" w14:textId="207F452F" w:rsidR="00AA2E44" w:rsidRDefault="00AA2E44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20"/>
          <w:szCs w:val="20"/>
          <w:lang w:val="en-US"/>
        </w:rPr>
      </w:pPr>
      <w:r w:rsidRPr="00AA2E44">
        <w:rPr>
          <w:b/>
          <w:bCs/>
          <w:color w:val="000000" w:themeColor="text1"/>
          <w:sz w:val="36"/>
          <w:szCs w:val="36"/>
          <w:u w:val="single"/>
          <w:lang w:val="en-US"/>
        </w:rPr>
        <w:t>views.py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   </w:t>
      </w:r>
      <w:r>
        <w:rPr>
          <w:b/>
          <w:bCs/>
          <w:color w:val="FF0000"/>
          <w:sz w:val="20"/>
          <w:szCs w:val="20"/>
          <w:lang w:val="en-US"/>
        </w:rPr>
        <w:t>Follow blog project</w:t>
      </w:r>
    </w:p>
    <w:p w14:paraId="40123D27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A2E4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dashboard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6C0D983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req.user.is_authenticated:</w:t>
      </w:r>
    </w:p>
    <w:p w14:paraId="7F652FFB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post = Post.objects.all()</w:t>
      </w:r>
    </w:p>
    <w:p w14:paraId="67EEB5A1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BBACEA9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user = req.user</w:t>
      </w:r>
    </w:p>
    <w:p w14:paraId="5896F5D2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full_name = user.get_full_name()</w:t>
      </w:r>
    </w:p>
    <w:p w14:paraId="32615D9F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5C51588E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gps = user.groups.all()</w:t>
      </w:r>
    </w:p>
    <w:p w14:paraId="37BF177A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38F47FA2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ct = cache.get(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'count'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,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version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=user.pk)</w:t>
      </w:r>
    </w:p>
    <w:p w14:paraId="16D13B4D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"dashboard.html"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:post,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"fnm"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:full_name,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"gps"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:gps,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"ct"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:ct})</w:t>
      </w:r>
    </w:p>
    <w:p w14:paraId="73DCBD74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65D0C17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AA2E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HttpResponseRedirect(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"/blog/user_login"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D8DEF05" w14:textId="3C2A07EB" w:rsidR="00AA2E44" w:rsidRDefault="00AA2E44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36"/>
          <w:szCs w:val="36"/>
          <w:lang w:val="en-US"/>
        </w:rPr>
      </w:pPr>
    </w:p>
    <w:p w14:paraId="337E8DD3" w14:textId="5D9CD641" w:rsidR="00AA2E44" w:rsidRDefault="00AA2E44" w:rsidP="00AA2E44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AA2E44">
        <w:rPr>
          <w:b/>
          <w:bCs/>
          <w:color w:val="000000" w:themeColor="text1"/>
          <w:sz w:val="36"/>
          <w:szCs w:val="36"/>
          <w:u w:val="single"/>
          <w:lang w:val="en-US"/>
        </w:rPr>
        <w:t>dashboard.html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52C05651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 btn-danger border mt-3"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BC36B2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 Time :  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A2E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2E4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"badge badge-dark bg-dark"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A2E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{{ct}}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8B1943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50DEF" w14:textId="77777777" w:rsidR="00AA2E44" w:rsidRPr="00AA2E44" w:rsidRDefault="00AA2E44" w:rsidP="00AA2E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A2E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A2E4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46FE6" w14:textId="77777777" w:rsidR="00AA2E44" w:rsidRPr="00AA2E44" w:rsidRDefault="00AA2E44" w:rsidP="00AA2E44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7467C98D" w14:textId="33F6237E" w:rsidR="00AA2E44" w:rsidRPr="00FD33BD" w:rsidRDefault="00FD33BD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FD33BD">
        <w:rPr>
          <w:b/>
          <w:bCs/>
          <w:color w:val="000000" w:themeColor="text1"/>
          <w:sz w:val="36"/>
          <w:szCs w:val="36"/>
          <w:lang w:val="en-US"/>
        </w:rPr>
        <w:t>Custom signal</w:t>
      </w:r>
    </w:p>
    <w:p w14:paraId="45FA5A6A" w14:textId="2FB00C3B" w:rsidR="00AA2E44" w:rsidRDefault="00FD33BD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FD33BD">
        <w:rPr>
          <w:b/>
          <w:bCs/>
          <w:color w:val="000000" w:themeColor="text1"/>
          <w:sz w:val="36"/>
          <w:szCs w:val="36"/>
          <w:u w:val="single"/>
          <w:lang w:val="en-US"/>
        </w:rPr>
        <w:t>Signal.py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40A5389D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notification = Signal(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providing_args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FD3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"request"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D3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D79ABD7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C2118C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(notification)</w:t>
      </w:r>
    </w:p>
    <w:p w14:paraId="33281BC6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FD3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show_notification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4BE54B2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3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(sender)</w:t>
      </w:r>
    </w:p>
    <w:p w14:paraId="34C3FB5E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3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(kwargs)</w:t>
      </w:r>
    </w:p>
    <w:p w14:paraId="5D8F22A8" w14:textId="77777777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3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D3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"notification"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D1FF90" w14:textId="57317B3E" w:rsidR="00FD33BD" w:rsidRDefault="00FD33BD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2051EF2A" w14:textId="4590F71E" w:rsidR="00FD33BD" w:rsidRDefault="00FD33BD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home.html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267284CE" w14:textId="6F63B116" w:rsid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def home(request):   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signals.notification.send(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3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=request,</w:t>
      </w:r>
      <w:r w:rsidRPr="00FD3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FD3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D3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  <w:r w:rsidRPr="00FD3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67D64B0F" w14:textId="09DECA2A" w:rsidR="00FD33BD" w:rsidRPr="00FD33BD" w:rsidRDefault="00FD33BD" w:rsidP="00FD3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return Httpresponse(“Hello Word”)</w:t>
      </w:r>
    </w:p>
    <w:p w14:paraId="6565256B" w14:textId="61B285D7" w:rsidR="00FD33BD" w:rsidRPr="00FD33BD" w:rsidRDefault="00FD33BD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 xml:space="preserve">      </w:t>
      </w:r>
    </w:p>
    <w:p w14:paraId="53819D14" w14:textId="5D2C1716" w:rsidR="00FD33BD" w:rsidRPr="007624E1" w:rsidRDefault="007624E1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Middleware in django</w:t>
      </w:r>
    </w:p>
    <w:p w14:paraId="5546F83C" w14:textId="00F9B8A4" w:rsidR="007624E1" w:rsidRPr="00D551A5" w:rsidRDefault="007624E1" w:rsidP="00CF7902">
      <w:pPr>
        <w:pStyle w:val="ListParagraph"/>
        <w:numPr>
          <w:ilvl w:val="0"/>
          <w:numId w:val="12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highlight w:val="lightGray"/>
          <w:lang w:val="en-US"/>
        </w:rPr>
        <w:t xml:space="preserve">Function base </w:t>
      </w:r>
      <w:r w:rsidRPr="00D551A5"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1CEFC961" w14:textId="626C1AEB" w:rsidR="004B7ED0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middleware.py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6178DBB1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my_middleware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49103F8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 time intialization"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A5225CB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my_function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C80E1BF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before view"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611FC0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get_response(request)</w:t>
      </w:r>
    </w:p>
    <w:p w14:paraId="240BC78B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after view"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2F2DB3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</w:t>
      </w:r>
    </w:p>
    <w:p w14:paraId="69D09DE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my_function </w:t>
      </w:r>
    </w:p>
    <w:p w14:paraId="5E660EB5" w14:textId="4F078881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6F0CA2C3" w14:textId="61F120D3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settings.py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0B5D757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MIDDLEWARE = [</w:t>
      </w:r>
    </w:p>
    <w:p w14:paraId="1B70053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'django.middleware.security.SecurityMiddleware'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384BE30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'django.contrib.sessions.middleware.SessionMiddleware'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680FB8D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'django.middleware.common.CommonMiddleware'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D3F07F9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'django.middleware.csrf.CsrfViewMiddleware'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621945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'django.contrib.auth.middleware.AuthenticationMiddleware'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1442F30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'django.contrib.messages.middleware.MessageMiddleware'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FD301A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'django.middleware.clickjacking.XFrameOptionsMiddleware'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CF34CDD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CD8BB63" w14:textId="31999D9B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'blog.middleware.my_middleware'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,]</w:t>
      </w:r>
    </w:p>
    <w:p w14:paraId="7A851AD0" w14:textId="0E31CEE8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27DB5A1F" w14:textId="25D18DD9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Views.py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51B53A13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3081D288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7F7666E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5667EF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9DE28B3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 am real view"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ACC0BA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home view"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33B76A0" w14:textId="6851A620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1F5F0407" w14:textId="667872CA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7624E1">
        <w:rPr>
          <w:b/>
          <w:bCs/>
          <w:color w:val="000000" w:themeColor="text1"/>
          <w:sz w:val="36"/>
          <w:szCs w:val="36"/>
          <w:u w:val="single"/>
          <w:lang w:val="en-US"/>
        </w:rPr>
        <w:t>urls.py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2D460B00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7320DC5C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EB29BB3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blog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350BF99F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740934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2991CB7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593730DA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355A03DF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'exc/'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,views.exc),</w:t>
      </w:r>
    </w:p>
    <w:p w14:paraId="5953525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5D89D27" w14:textId="072D2D12" w:rsidR="007624E1" w:rsidRP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6B26B593" w14:textId="0DB3A0B9" w:rsidR="007624E1" w:rsidRDefault="007624E1" w:rsidP="00CF7902">
      <w:pPr>
        <w:pStyle w:val="ListParagraph"/>
        <w:numPr>
          <w:ilvl w:val="0"/>
          <w:numId w:val="12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highlight w:val="lightGray"/>
          <w:lang w:val="en-US"/>
        </w:rPr>
        <w:t>Class base middleware</w:t>
      </w:r>
      <w:r w:rsidRPr="00D551A5"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3F299586" w14:textId="32B0C043" w:rsidR="00D551A5" w:rsidRPr="00D551A5" w:rsidRDefault="00D551A5" w:rsidP="00D551A5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u w:val="single"/>
          <w:lang w:val="en-US"/>
        </w:rPr>
        <w:t>Middleware.py</w:t>
      </w:r>
      <w:r w:rsidRPr="00D551A5"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6E8228F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126A3AA4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584DF8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my_brother_middleware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6B3D2E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BAE970C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53E58ADD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 time Intialization brother"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80D228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1AF200D1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11603C1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before brother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49AD4EF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</w:t>
      </w:r>
    </w:p>
    <w:p w14:paraId="52E7BC2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after brother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 </w:t>
      </w:r>
    </w:p>
    <w:p w14:paraId="1F29EA27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 </w:t>
      </w:r>
    </w:p>
    <w:p w14:paraId="2608A6AC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4EED96B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A17BBE8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my_father_middleware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B908B8D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34652A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7BDD8D82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 time Intialization father"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8AA0F2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A4D535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382C19E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before father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4A86CB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response = self.get_response(request)</w:t>
      </w:r>
    </w:p>
    <w:p w14:paraId="3821DCA8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HttpResponse(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"hII You Are graet programmer"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1AFABE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after father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 </w:t>
      </w:r>
    </w:p>
    <w:p w14:paraId="5411F91A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     </w:t>
      </w:r>
    </w:p>
    <w:p w14:paraId="508E4F7C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E8C173E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F64A580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my_mother_middleware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32E02A2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727C03F" w14:textId="0C11F82E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06D7A1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 time Intialization mother 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08AEB71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1C77317C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624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3B2170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before mother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2A04C5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7624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</w:t>
      </w:r>
    </w:p>
    <w:p w14:paraId="2105A6E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624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after mother views"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 </w:t>
      </w:r>
    </w:p>
    <w:p w14:paraId="70E09B46" w14:textId="77777777" w:rsidR="007624E1" w:rsidRPr="007624E1" w:rsidRDefault="007624E1" w:rsidP="007624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624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24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</w:t>
      </w:r>
    </w:p>
    <w:p w14:paraId="0D23499D" w14:textId="73B1B57A" w:rsid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1BECEB13" w14:textId="4CF8F25C" w:rsidR="007624E1" w:rsidRPr="007624E1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settings.py</w:t>
      </w:r>
      <w:r>
        <w:rPr>
          <w:b/>
          <w:bCs/>
          <w:color w:val="000000" w:themeColor="text1"/>
          <w:sz w:val="36"/>
          <w:szCs w:val="36"/>
          <w:lang w:val="en-US"/>
        </w:rPr>
        <w:t xml:space="preserve">:   </w:t>
      </w:r>
      <w:r w:rsidRPr="007624E1">
        <w:rPr>
          <w:b/>
          <w:bCs/>
          <w:color w:val="FF0000"/>
          <w:sz w:val="36"/>
          <w:szCs w:val="36"/>
          <w:lang w:val="en-US"/>
        </w:rPr>
        <w:sym w:font="Wingdings" w:char="F0E8"/>
      </w:r>
      <w:r w:rsidRPr="00D551A5">
        <w:rPr>
          <w:b/>
          <w:bCs/>
          <w:color w:val="FF0000"/>
          <w:sz w:val="32"/>
          <w:szCs w:val="32"/>
          <w:lang w:val="en-US"/>
        </w:rPr>
        <w:t xml:space="preserve">Here order is effect in </w:t>
      </w:r>
      <w:r w:rsidR="00D551A5" w:rsidRPr="00D551A5">
        <w:rPr>
          <w:b/>
          <w:bCs/>
          <w:color w:val="FF0000"/>
          <w:sz w:val="32"/>
          <w:szCs w:val="32"/>
          <w:lang w:val="en-US"/>
        </w:rPr>
        <w:t>middleware.py</w:t>
      </w:r>
    </w:p>
    <w:p w14:paraId="7691076E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MIDDLEWARE = [</w:t>
      </w:r>
    </w:p>
    <w:p w14:paraId="34D70DF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'django.middleware.security.SecurityMiddleware'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9403C5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'django.contrib.sessions.middleware.SessionMiddleware'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05692A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'django.middleware.common.CommonMiddleware'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44485A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'django.middleware.csrf.CsrfViewMiddleware'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3C83D0D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'django.contrib.auth.middleware.AuthenticationMiddleware'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3DAC5F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'django.contrib.messages.middleware.MessageMiddleware'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AEA191A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'django.middleware.clickjacking.XFrameOptionsMiddleware'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1D2025F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0B196CE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'blog.middleware.my_middleware',</w:t>
      </w:r>
    </w:p>
    <w:p w14:paraId="67F341B1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A2C0095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</w:pPr>
      <w:r w:rsidRPr="00D551A5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'blog.middleware.my_brother_middleware',</w:t>
      </w:r>
    </w:p>
    <w:p w14:paraId="051F59CE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</w:pPr>
      <w:r w:rsidRPr="00D551A5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    'blog.middleware.my_father_middleware',</w:t>
      </w:r>
    </w:p>
    <w:p w14:paraId="1EC4E91D" w14:textId="032FB6A2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    'blog.middleware.my_mother_middleware',]</w:t>
      </w:r>
    </w:p>
    <w:p w14:paraId="3A0EDC8E" w14:textId="3E04F58A" w:rsidR="007624E1" w:rsidRPr="002B6D38" w:rsidRDefault="007624E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</w:p>
    <w:p w14:paraId="5F4C8E97" w14:textId="261691BF" w:rsidR="00D551A5" w:rsidRPr="002B6D38" w:rsidRDefault="00D551A5" w:rsidP="00CF7902">
      <w:pPr>
        <w:pStyle w:val="ListParagraph"/>
        <w:numPr>
          <w:ilvl w:val="0"/>
          <w:numId w:val="13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28"/>
          <w:szCs w:val="28"/>
          <w:lang w:val="en-US"/>
        </w:rPr>
      </w:pPr>
      <w:r w:rsidRPr="002B6D38">
        <w:rPr>
          <w:b/>
          <w:bCs/>
          <w:color w:val="FF0000"/>
          <w:sz w:val="28"/>
          <w:szCs w:val="28"/>
          <w:highlight w:val="black"/>
          <w:lang w:val="en-US"/>
        </w:rPr>
        <w:t>Views.py and urls.py is same above (func. Base views)</w:t>
      </w:r>
    </w:p>
    <w:p w14:paraId="069972CE" w14:textId="782A2C85" w:rsidR="00D551A5" w:rsidRPr="00D551A5" w:rsidRDefault="00D551A5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lang w:val="en-US"/>
        </w:rPr>
        <w:t>Middleware hook</w:t>
      </w:r>
    </w:p>
    <w:p w14:paraId="54000BE9" w14:textId="3EB0C533" w:rsidR="00BE4205" w:rsidRPr="00BE4205" w:rsidRDefault="00BE420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 w:rsidRPr="00BE4205">
        <w:rPr>
          <w:b/>
          <w:bCs/>
          <w:color w:val="000000" w:themeColor="text1"/>
          <w:sz w:val="36"/>
          <w:szCs w:val="36"/>
          <w:highlight w:val="lightGray"/>
          <w:lang w:val="en-US"/>
        </w:rPr>
        <w:t>There are three type hooks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43C358C5" w14:textId="09E291CD" w:rsidR="007624E1" w:rsidRDefault="00D551A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u w:val="single"/>
          <w:lang w:val="en-US"/>
        </w:rPr>
        <w:t>Middleware.py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3EE17C6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Myprocess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B6E570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30D23A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2A1D601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3FB079A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05F7BD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  </w:t>
      </w:r>
    </w:p>
    <w:p w14:paraId="3A1F636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</w:t>
      </w:r>
    </w:p>
    <w:p w14:paraId="6134BD35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F4B77D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process_view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D4147E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Process view - before view"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711A40" w14:textId="4B360BB0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="00BE420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return HttpResponse("This is before view")</w:t>
      </w:r>
    </w:p>
    <w:p w14:paraId="7A08EA3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30DCEBE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3C120A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Myexception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30D462F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F4A4B6B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703C399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517B0B89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87655F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  </w:t>
      </w:r>
    </w:p>
    <w:p w14:paraId="6ECCE4B5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   </w:t>
      </w:r>
    </w:p>
    <w:p w14:paraId="456ED6E2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83681EE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551A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process_exception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551A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exception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E235B8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msg = exception</w:t>
      </w:r>
    </w:p>
    <w:p w14:paraId="5D7B429A" w14:textId="7989A8AC" w:rsid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D551A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HttpResponse(msg) </w:t>
      </w:r>
    </w:p>
    <w:p w14:paraId="3118C732" w14:textId="77777777" w:rsidR="00BE4205" w:rsidRDefault="00BE420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7EDE75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Mytemplate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02901E6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03AB4C4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07357F60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2A6433E2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1272CCE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  </w:t>
      </w:r>
    </w:p>
    <w:p w14:paraId="36EED485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42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   </w:t>
      </w:r>
    </w:p>
    <w:p w14:paraId="035BCB8F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39CED3C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process_template_response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6461127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duplicate template"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0CF6D6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response.context_data[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</w:p>
    <w:p w14:paraId="71663845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42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</w:t>
      </w:r>
    </w:p>
    <w:p w14:paraId="3EF6A880" w14:textId="77777777" w:rsidR="00BE4205" w:rsidRPr="00D551A5" w:rsidRDefault="00BE420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9847E7" w14:textId="5CB6F1D3" w:rsidR="00D551A5" w:rsidRDefault="00D551A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71680A5C" w14:textId="63DACDD9" w:rsidR="00D551A5" w:rsidRDefault="00D551A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settings.py</w:t>
      </w:r>
      <w:r>
        <w:rPr>
          <w:b/>
          <w:bCs/>
          <w:color w:val="000000" w:themeColor="text1"/>
          <w:sz w:val="36"/>
          <w:szCs w:val="36"/>
          <w:lang w:val="en-US"/>
        </w:rPr>
        <w:t>:</w:t>
      </w:r>
    </w:p>
    <w:p w14:paraId="3172C0BE" w14:textId="77777777" w:rsidR="00D551A5" w:rsidRPr="00D551A5" w:rsidRDefault="00D551A5" w:rsidP="00D551A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‘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MIDDLEWARE = [</w:t>
      </w:r>
    </w:p>
    <w:p w14:paraId="1A58FC5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'django.middleware.security.SecurityMiddleware'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2D440E2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'django.contrib.sessions.middleware.SessionMiddleware'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3CA044F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'django.middleware.common.CommonMiddleware'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813F4E1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'django.middleware.csrf.CsrfViewMiddleware'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0A6660F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'django.contrib.auth.middleware.AuthenticationMiddleware'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AA60CE9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'django.contrib.messages.middleware.MessageMiddleware'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F4A411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'django.middleware.clickjacking.XFrameOptionsMiddleware'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EAF6E9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B334869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'blog.middleware.my_middleware',</w:t>
      </w:r>
    </w:p>
    <w:p w14:paraId="596DDA28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6570D97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'blog.middleware.my_brother_middleware',</w:t>
      </w:r>
    </w:p>
    <w:p w14:paraId="34B14AA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'blog.middleware.my_father_middleware',</w:t>
      </w:r>
    </w:p>
    <w:p w14:paraId="10889DC4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'blog.middleware.my_mother_middleware',</w:t>
      </w:r>
    </w:p>
    <w:p w14:paraId="6419202C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2F42C20" w14:textId="77777777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'blog.middleware.Myprocess'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7E32B41" w14:textId="77777777" w:rsidR="00BE420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D551A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'blog.middleware.Myexception'</w:t>
      </w:r>
      <w:r w:rsidRPr="00D551A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5890379" w14:textId="572A0E73" w:rsidR="00BE4205" w:rsidRDefault="00BE420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</w:t>
      </w:r>
    </w:p>
    <w:p w14:paraId="03794818" w14:textId="62668CB8" w:rsidR="00BE4205" w:rsidRDefault="00BE4205" w:rsidP="00BE42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'blog.middleware.Mytemplate'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C4D8FEE" w14:textId="30FF19AE" w:rsidR="00D551A5" w:rsidRPr="00D551A5" w:rsidRDefault="00D551A5" w:rsidP="00D551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C17E89A" w14:textId="6F2A0B79" w:rsidR="00D551A5" w:rsidRDefault="00D551A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lang w:val="en-US"/>
        </w:rPr>
      </w:pPr>
    </w:p>
    <w:p w14:paraId="3B072581" w14:textId="157FD1C2" w:rsidR="00D551A5" w:rsidRDefault="00D551A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D551A5">
        <w:rPr>
          <w:b/>
          <w:bCs/>
          <w:color w:val="000000" w:themeColor="text1"/>
          <w:sz w:val="36"/>
          <w:szCs w:val="36"/>
          <w:u w:val="single"/>
          <w:lang w:val="en-US"/>
        </w:rPr>
        <w:t>Views.py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537F9141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exc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FF453E3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 exception"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B430D2C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 = </w:t>
      </w:r>
      <w:r w:rsidRPr="00BE42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E420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65D256E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71BBA4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382B6A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user_info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1E65B1F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 am user info view"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429765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context = {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EB6BD15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TemplateResponse(request,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"user.html"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,context)</w:t>
      </w:r>
    </w:p>
    <w:p w14:paraId="639EB1C0" w14:textId="68A3A65E" w:rsidR="00D551A5" w:rsidRDefault="00BE420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 xml:space="preserve"> </w:t>
      </w:r>
    </w:p>
    <w:p w14:paraId="69325956" w14:textId="7F401864" w:rsidR="00BE4205" w:rsidRDefault="00BE420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user.html:</w:t>
      </w:r>
    </w:p>
    <w:p w14:paraId="78D3DB1B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898AF9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56F84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3D492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ED908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E420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E420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08C247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1E461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314C4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0472B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E420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hello {{name}}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71DA8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97D96" w14:textId="77777777" w:rsidR="00BE4205" w:rsidRPr="00BE4205" w:rsidRDefault="00BE4205" w:rsidP="00BE42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E420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E420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4BB33" w14:textId="4ED82548" w:rsidR="00BE4205" w:rsidRDefault="00BE4205" w:rsidP="00B37077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u w:val="single"/>
          <w:lang w:val="en-US"/>
        </w:rPr>
      </w:pPr>
    </w:p>
    <w:p w14:paraId="551B1F7C" w14:textId="4372249F" w:rsidR="00B37077" w:rsidRPr="00B37077" w:rsidRDefault="00B37077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DF9A5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Page under construction Project</w:t>
      </w:r>
    </w:p>
    <w:p w14:paraId="10279AEE" w14:textId="05A2A3CF" w:rsidR="00B37077" w:rsidRDefault="00B37077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Views.py:</w:t>
      </w:r>
    </w:p>
    <w:p w14:paraId="111E5931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54506D8A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56ACC644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3F08E1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64461FA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 am real view"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86F7D2C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B370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home view"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821FA84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948BC4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about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E17DC4D" w14:textId="49451731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B370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about page"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EA6717" w14:textId="77777777" w:rsidR="007F4D71" w:rsidRPr="007F4D71" w:rsidRDefault="007F4D71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6"/>
          <w:szCs w:val="16"/>
          <w:u w:val="single"/>
          <w:lang w:val="en-US"/>
        </w:rPr>
      </w:pPr>
    </w:p>
    <w:p w14:paraId="38539BFC" w14:textId="196BD581" w:rsidR="004B7ED0" w:rsidRDefault="00B37077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u w:val="single"/>
          <w:lang w:val="en-US"/>
        </w:rPr>
      </w:pPr>
      <w:r w:rsidRPr="00B37077">
        <w:rPr>
          <w:b/>
          <w:bCs/>
          <w:color w:val="000000" w:themeColor="text1"/>
          <w:sz w:val="36"/>
          <w:szCs w:val="36"/>
          <w:u w:val="single"/>
          <w:lang w:val="en-US"/>
        </w:rPr>
        <w:t>Middleware.py</w:t>
      </w:r>
      <w:r>
        <w:rPr>
          <w:b/>
          <w:bCs/>
          <w:color w:val="000000" w:themeColor="text1"/>
          <w:sz w:val="36"/>
          <w:szCs w:val="36"/>
          <w:u w:val="single"/>
          <w:lang w:val="en-US"/>
        </w:rPr>
        <w:t>:</w:t>
      </w:r>
    </w:p>
    <w:p w14:paraId="6801F9F7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Myprocess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EDF67DA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__init__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get_response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B9FD7FB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 = get_response</w:t>
      </w:r>
    </w:p>
    <w:p w14:paraId="4E2DA474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480AE20A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__call__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48E62B0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response = </w:t>
      </w: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.get_response(request)  </w:t>
      </w:r>
    </w:p>
    <w:p w14:paraId="456CD799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response</w:t>
      </w:r>
    </w:p>
    <w:p w14:paraId="7B97E45E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D20D78C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370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process_view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B370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FF9D0D4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370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70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 is duplicate view"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DCD2CFB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370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B370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"&lt;h1&gt;This Page Is Under Construction!!!&lt;/h1&gt;"</w:t>
      </w: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3437C76" w14:textId="77777777" w:rsidR="00B37077" w:rsidRPr="00B37077" w:rsidRDefault="00B37077" w:rsidP="00B37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70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370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return None</w:t>
      </w:r>
    </w:p>
    <w:p w14:paraId="4507E6B8" w14:textId="3C5731ED" w:rsidR="00B37077" w:rsidRDefault="00B37077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u w:val="single"/>
          <w:lang w:val="en-US"/>
        </w:rPr>
      </w:pPr>
    </w:p>
    <w:p w14:paraId="7823363F" w14:textId="3344008C" w:rsidR="00B37077" w:rsidRPr="00B37077" w:rsidRDefault="00B37077" w:rsidP="00CF7902">
      <w:pPr>
        <w:pStyle w:val="ListParagraph"/>
        <w:numPr>
          <w:ilvl w:val="0"/>
          <w:numId w:val="14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  <w:r w:rsidRPr="00B37077">
        <w:rPr>
          <w:b/>
          <w:bCs/>
          <w:color w:val="FF0000"/>
          <w:lang w:val="en-US"/>
        </w:rPr>
        <w:t>When return is none then all views method are call!!!!</w:t>
      </w:r>
    </w:p>
    <w:p w14:paraId="18A8FB69" w14:textId="1B25BEAC" w:rsidR="00A24265" w:rsidRDefault="00A24265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t>QuerySet API in Django</w:t>
      </w:r>
    </w:p>
    <w:p w14:paraId="5BBFE11B" w14:textId="6B2BBE12" w:rsidR="0067206A" w:rsidRDefault="0067206A" w:rsidP="00A24265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08279CA6" w14:textId="1E07D618" w:rsidR="0067206A" w:rsidRPr="0067206A" w:rsidRDefault="0067206A" w:rsidP="0067206A">
      <w:pP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67206A">
        <w:rPr>
          <w:b/>
          <w:bCs/>
          <w:color w:val="000000" w:themeColor="text1"/>
          <w:sz w:val="24"/>
          <w:szCs w:val="24"/>
          <w:lang w:val="en-US"/>
        </w:rPr>
        <w:t>Return Queryset</w:t>
      </w:r>
    </w:p>
    <w:p w14:paraId="18C725BA" w14:textId="2631B37F" w:rsidR="00A24265" w:rsidRDefault="00A24265" w:rsidP="00A24265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787A6824" w14:textId="0C340436" w:rsidR="00A24265" w:rsidRPr="00A24265" w:rsidRDefault="00A24265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 w:rsidRPr="00A24265">
        <w:rPr>
          <w:b/>
          <w:bCs/>
          <w:color w:val="000000" w:themeColor="text1"/>
          <w:sz w:val="24"/>
          <w:szCs w:val="24"/>
          <w:highlight w:val="lightGray"/>
          <w:lang w:val="en-US"/>
        </w:rPr>
        <w:t>.all()</w:t>
      </w: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 xml:space="preserve">: </w:t>
      </w:r>
    </w:p>
    <w:p w14:paraId="1775B0E9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19109CF5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2D623354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57EC91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671B425A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242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242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BCD6212" w14:textId="557A1210" w:rsidR="00A24265" w:rsidRPr="008F019A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School.objects.all()</w:t>
      </w:r>
      <w:r w:rsid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</w:t>
      </w:r>
      <w:r w:rsidR="002D71F3"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# see all data raw</w:t>
      </w:r>
    </w:p>
    <w:p w14:paraId="31380B2E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1969EED7" w14:textId="0FFC63E8" w:rsidR="00A24265" w:rsidRDefault="00A2426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457029D2" w14:textId="24E13EBF" w:rsidR="00A24265" w:rsidRPr="00A24265" w:rsidRDefault="00A24265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 w:rsidRPr="00A24265">
        <w:rPr>
          <w:b/>
          <w:bCs/>
          <w:color w:val="000000" w:themeColor="text1"/>
          <w:sz w:val="24"/>
          <w:szCs w:val="24"/>
          <w:highlight w:val="lightGray"/>
          <w:lang w:val="en-US"/>
        </w:rPr>
        <w:t>.filter()</w:t>
      </w: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: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3F0D3D46" w14:textId="37A871D8" w:rsidR="00A24265" w:rsidRPr="00A24265" w:rsidRDefault="00A24265" w:rsidP="00A242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79F48A4E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356AD769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D6A166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6AFAA01E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242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242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BDD857A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242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td = School.objects.all()</w:t>
      </w:r>
    </w:p>
    <w:p w14:paraId="6C56666B" w14:textId="3EB1A82D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A242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42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</w:t>
      </w:r>
      <w:r w:rsidR="002D71F3"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# only see 98 data raw</w:t>
      </w:r>
    </w:p>
    <w:p w14:paraId="49A4138D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7030F02A" w14:textId="368EEBA7" w:rsidR="00A24265" w:rsidRPr="00A24265" w:rsidRDefault="00A24265" w:rsidP="00A24265">
      <w:pPr>
        <w:shd w:val="clear" w:color="auto" w:fill="1E1E1E"/>
        <w:spacing w:line="285" w:lineRule="atLeast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2E64B9EE" w14:textId="281B8C7C" w:rsidR="00A24265" w:rsidRDefault="00A24265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.exclude():</w:t>
      </w:r>
    </w:p>
    <w:p w14:paraId="760E30FA" w14:textId="2D0F2C65" w:rsidR="00A24265" w:rsidRPr="00A24265" w:rsidRDefault="00A24265" w:rsidP="00A2426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1979D485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71DAA2CB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A43397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155C0CC9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2426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242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7634846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06D86353" w14:textId="408DAA01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School.objects.exclude(</w:t>
      </w:r>
      <w:r w:rsidRPr="00A242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426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98</w:t>
      </w: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)</w:t>
      </w:r>
      <w:r w:rsidR="002D71F3"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 xml:space="preserve">    # 98 exclude</w:t>
      </w:r>
    </w:p>
    <w:p w14:paraId="36671BFA" w14:textId="77777777" w:rsidR="00A24265" w:rsidRPr="00A24265" w:rsidRDefault="00A24265" w:rsidP="00A242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242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A242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A242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43E9468A" w14:textId="2CA921D5" w:rsidR="00A24265" w:rsidRPr="00A24265" w:rsidRDefault="00A24265" w:rsidP="00A24265">
      <w:pPr>
        <w:tabs>
          <w:tab w:val="left" w:pos="1629"/>
          <w:tab w:val="center" w:pos="3795"/>
          <w:tab w:val="right" w:pos="7590"/>
        </w:tabs>
        <w:spacing w:line="360" w:lineRule="auto"/>
        <w:ind w:left="360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226441CC" w14:textId="61FE5113" w:rsidR="00A24265" w:rsidRDefault="002D71F3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.order_by():</w:t>
      </w:r>
    </w:p>
    <w:p w14:paraId="60185148" w14:textId="68770EE1" w:rsidR="002D71F3" w:rsidRPr="002D71F3" w:rsidRDefault="002D71F3" w:rsidP="002D71F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D71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7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FF31797" w14:textId="1C7048E6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School.objects.order_by(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</w:t>
      </w: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#assending order</w:t>
      </w:r>
    </w:p>
    <w:p w14:paraId="4BDCCCED" w14:textId="5E6B252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School.objects.order_by(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'-marks'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</w:t>
      </w: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#dessending order</w:t>
      </w:r>
    </w:p>
    <w:p w14:paraId="70AE8E77" w14:textId="633E7D90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School.objects.order_by(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'?'</w:t>
      </w:r>
      <w:r w:rsidRPr="002D71F3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) </w:t>
      </w: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 xml:space="preserve">      # randomly generated</w:t>
      </w:r>
    </w:p>
    <w:p w14:paraId="739C5A6C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</w:p>
    <w:p w14:paraId="5045D05A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747934CB" w14:textId="4713CE99" w:rsidR="002D71F3" w:rsidRDefault="002D71F3" w:rsidP="002D71F3">
      <w:pPr>
        <w:tabs>
          <w:tab w:val="left" w:pos="1629"/>
          <w:tab w:val="center" w:pos="3795"/>
          <w:tab w:val="right" w:pos="7590"/>
        </w:tabs>
        <w:spacing w:line="360" w:lineRule="auto"/>
        <w:ind w:left="360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5DE994CE" w14:textId="2D65BBBF" w:rsidR="002D71F3" w:rsidRDefault="002D71F3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.reverse():</w:t>
      </w:r>
    </w:p>
    <w:p w14:paraId="0D8ACB7A" w14:textId="1B2B1490" w:rsidR="002D71F3" w:rsidRPr="002D71F3" w:rsidRDefault="002D71F3" w:rsidP="002D71F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20ACBF72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1E392DC4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9D7845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3E1BAE28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D71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D7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6F50C1F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1DEE810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F798FBF" w14:textId="268E6172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School.objects.order_by(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).reverse()[:</w:t>
      </w:r>
      <w:r w:rsidRPr="002D71F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D71F3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]</w:t>
      </w: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 xml:space="preserve">  #</w:t>
      </w:r>
      <w:r w:rsidR="008F019A"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see reverse 5 raw</w:t>
      </w:r>
    </w:p>
    <w:p w14:paraId="158C5560" w14:textId="2A4F9C16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School.objects.order_by(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).reverse()</w:t>
      </w:r>
      <w:r w:rsid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</w:t>
      </w:r>
      <w:r w:rsidR="008F019A"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# reverse raw</w:t>
      </w:r>
    </w:p>
    <w:p w14:paraId="43B40630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</w:p>
    <w:p w14:paraId="6C5E2FC2" w14:textId="77777777" w:rsidR="002D71F3" w:rsidRPr="002D71F3" w:rsidRDefault="002D71F3" w:rsidP="002D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D7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2D71F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2D7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32E0568B" w14:textId="745B1AE3" w:rsidR="002D71F3" w:rsidRPr="002D71F3" w:rsidRDefault="002D71F3" w:rsidP="002D71F3">
      <w:pPr>
        <w:tabs>
          <w:tab w:val="left" w:pos="1629"/>
          <w:tab w:val="center" w:pos="3795"/>
          <w:tab w:val="right" w:pos="7590"/>
        </w:tabs>
        <w:spacing w:line="360" w:lineRule="auto"/>
        <w:ind w:left="360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308CE62F" w14:textId="38CDE807" w:rsidR="002D71F3" w:rsidRDefault="008F019A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.value()</w:t>
      </w:r>
      <w:r w:rsidR="00497307">
        <w:rPr>
          <w:b/>
          <w:bCs/>
          <w:color w:val="000000" w:themeColor="text1"/>
          <w:sz w:val="24"/>
          <w:szCs w:val="24"/>
          <w:highlight w:val="lightGray"/>
          <w:lang w:val="en-US"/>
        </w:rPr>
        <w:t xml:space="preserve">  and values_list</w:t>
      </w: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:</w:t>
      </w:r>
    </w:p>
    <w:p w14:paraId="1C65F730" w14:textId="72763DA5" w:rsidR="008F019A" w:rsidRPr="008F019A" w:rsidRDefault="008F019A" w:rsidP="008F019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8F0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0EC8A8D5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8F0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4301B64A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BB1697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Create your views here.</w:t>
      </w:r>
    </w:p>
    <w:p w14:paraId="2B5E734D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F01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F01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17A1FA5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251CF282" w14:textId="2C6E8EC6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#They return Dictionary</w:t>
      </w:r>
    </w:p>
    <w:p w14:paraId="6290187A" w14:textId="32597145" w:rsid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School.objects.values(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  </w:t>
      </w:r>
      <w:r w:rsidRPr="008F01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#Specific raw selection</w:t>
      </w:r>
    </w:p>
    <w:p w14:paraId="2C5B35F7" w14:textId="70A2F0B3" w:rsidR="00497307" w:rsidRDefault="00497307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   </w:t>
      </w:r>
    </w:p>
    <w:p w14:paraId="35F90388" w14:textId="27DB559A" w:rsidR="00497307" w:rsidRPr="008F019A" w:rsidRDefault="00497307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   #They return tuple</w:t>
      </w:r>
    </w:p>
    <w:p w14:paraId="42AD9888" w14:textId="113EFBCE" w:rsidR="008F019A" w:rsidRPr="008F019A" w:rsidRDefault="008F019A" w:rsidP="0049730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School.objects.values_list(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F01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F01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="004973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8C16683" w14:textId="77777777" w:rsidR="008F019A" w:rsidRPr="008F019A" w:rsidRDefault="008F019A" w:rsidP="008F01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F01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8F01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8F01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277B8BBC" w14:textId="4E865F8B" w:rsidR="008F019A" w:rsidRDefault="008F019A" w:rsidP="008F019A">
      <w:pPr>
        <w:tabs>
          <w:tab w:val="left" w:pos="1629"/>
          <w:tab w:val="center" w:pos="3795"/>
          <w:tab w:val="right" w:pos="7590"/>
        </w:tabs>
        <w:spacing w:line="360" w:lineRule="auto"/>
        <w:ind w:left="360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5247A244" w14:textId="5845888C" w:rsidR="008F019A" w:rsidRDefault="00CF2830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</w:rPr>
      </w:pPr>
      <w:r>
        <w:rPr>
          <w:b/>
          <w:bCs/>
          <w:color w:val="000000" w:themeColor="text1"/>
          <w:sz w:val="24"/>
          <w:szCs w:val="24"/>
          <w:highlight w:val="lightGray"/>
        </w:rPr>
        <w:t>Union and Intersection</w:t>
      </w:r>
      <w:r w:rsidR="00A2136A">
        <w:rPr>
          <w:b/>
          <w:bCs/>
          <w:color w:val="000000" w:themeColor="text1"/>
          <w:sz w:val="24"/>
          <w:szCs w:val="24"/>
          <w:highlight w:val="lightGray"/>
        </w:rPr>
        <w:t xml:space="preserve"> and diffrence</w:t>
      </w:r>
      <w:r>
        <w:rPr>
          <w:b/>
          <w:bCs/>
          <w:color w:val="000000" w:themeColor="text1"/>
          <w:sz w:val="24"/>
          <w:szCs w:val="24"/>
          <w:highlight w:val="lightGray"/>
        </w:rPr>
        <w:t>:</w:t>
      </w:r>
    </w:p>
    <w:p w14:paraId="635C182F" w14:textId="726FA9A2" w:rsidR="00CF2830" w:rsidRPr="00CF2830" w:rsidRDefault="00CF2830" w:rsidP="00CF7902">
      <w:pPr>
        <w:pStyle w:val="ListParagraph"/>
        <w:numPr>
          <w:ilvl w:val="0"/>
          <w:numId w:val="14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</w:rPr>
      </w:pPr>
      <w:r w:rsidRPr="00CF2830">
        <w:rPr>
          <w:b/>
          <w:bCs/>
          <w:color w:val="000000" w:themeColor="text1"/>
        </w:rPr>
        <w:t>Te two data table ne metch karshe and queryset mujab output malshe</w:t>
      </w:r>
    </w:p>
    <w:p w14:paraId="20CF7916" w14:textId="211004EF" w:rsidR="00CF2830" w:rsidRPr="00CF2830" w:rsidRDefault="00CF2830" w:rsidP="00CF283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      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td1 = School.objects.values_list(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8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64FBCF" w14:textId="77777777" w:rsidR="00CF2830" w:rsidRPr="00CF2830" w:rsidRDefault="00CF2830" w:rsidP="00CF2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td2 = College.objects.values_list(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8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71D2498" w14:textId="77777777" w:rsidR="00CF2830" w:rsidRPr="00CF2830" w:rsidRDefault="00CF2830" w:rsidP="00CF2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CF2830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    </w:t>
      </w:r>
      <w:r w:rsidRPr="00CF2830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data = td2.union(td1)</w:t>
      </w:r>
    </w:p>
    <w:p w14:paraId="6E53D20B" w14:textId="7E99F719" w:rsidR="00A24265" w:rsidRPr="00CF2830" w:rsidRDefault="00A2426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16"/>
          <w:szCs w:val="16"/>
          <w:lang w:val="en-US"/>
        </w:rPr>
      </w:pPr>
    </w:p>
    <w:p w14:paraId="33A907F6" w14:textId="77777777" w:rsidR="00CF2830" w:rsidRPr="00CF2830" w:rsidRDefault="00CF2830" w:rsidP="00CF2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td1 = School.objects.values_list(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8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6A34234" w14:textId="77777777" w:rsidR="00CF2830" w:rsidRPr="00CF2830" w:rsidRDefault="00CF2830" w:rsidP="00CF2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td2 = College.objects.values_list(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F283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8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02FBCEC" w14:textId="77777777" w:rsidR="00CF2830" w:rsidRPr="00CF2830" w:rsidRDefault="00CF2830" w:rsidP="00CF2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8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830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data = td2.intersection(td1)</w:t>
      </w:r>
    </w:p>
    <w:p w14:paraId="73A975B6" w14:textId="77777777" w:rsidR="00CF2830" w:rsidRDefault="00CF2830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08C2B392" w14:textId="189E6861" w:rsidR="00BA2431" w:rsidRPr="00BA2431" w:rsidRDefault="00BA2431" w:rsidP="00A213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</w:pPr>
      <w:r w:rsidRPr="00BA2431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 te same data hashe tene decline karshe</w:t>
      </w:r>
      <w:r w:rsidR="00A2136A" w:rsidRPr="00BA2431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   </w:t>
      </w:r>
    </w:p>
    <w:p w14:paraId="0E5EC4D3" w14:textId="54D84B04" w:rsidR="00A2136A" w:rsidRPr="00A2136A" w:rsidRDefault="00A2136A" w:rsidP="00A213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td1 = School.objects.values_list(</w:t>
      </w:r>
      <w:r w:rsidRPr="00A213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213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213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13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B17890" w14:textId="77777777" w:rsidR="00A2136A" w:rsidRPr="00A2136A" w:rsidRDefault="00A2136A" w:rsidP="00A213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td2 = College.objects.values_list(</w:t>
      </w:r>
      <w:r w:rsidRPr="00A213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213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213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named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13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A1EF43" w14:textId="06CEE78D" w:rsidR="00A24265" w:rsidRPr="00C637D4" w:rsidRDefault="00A2136A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13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A2136A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red"/>
          <w:lang w:eastAsia="en-IN"/>
        </w:rPr>
        <w:t>data = td2.difference(td1)</w:t>
      </w:r>
    </w:p>
    <w:p w14:paraId="098F6000" w14:textId="4A95C6D1" w:rsidR="00A24265" w:rsidRDefault="00A2426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6EF91B69" w14:textId="43D58C5B" w:rsidR="00C637D4" w:rsidRPr="00C637D4" w:rsidRDefault="00C637D4" w:rsidP="00CF7902">
      <w:pPr>
        <w:pStyle w:val="ListParagraph"/>
        <w:numPr>
          <w:ilvl w:val="0"/>
          <w:numId w:val="15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C637D4">
        <w:rPr>
          <w:b/>
          <w:bCs/>
          <w:color w:val="000000" w:themeColor="text1"/>
          <w:sz w:val="32"/>
          <w:szCs w:val="32"/>
          <w:highlight w:val="lightGray"/>
          <w:lang w:val="en-US"/>
        </w:rPr>
        <w:t>and,or operator</w:t>
      </w:r>
      <w:r w:rsidR="00851316">
        <w:rPr>
          <w:b/>
          <w:bCs/>
          <w:color w:val="000000" w:themeColor="text1"/>
          <w:sz w:val="32"/>
          <w:szCs w:val="32"/>
          <w:lang w:val="en-US"/>
        </w:rPr>
        <w:t xml:space="preserve">   and  </w:t>
      </w:r>
      <w:r w:rsidR="00851316" w:rsidRPr="00851316">
        <w:rPr>
          <w:b/>
          <w:bCs/>
          <w:color w:val="000000" w:themeColor="text1"/>
          <w:sz w:val="32"/>
          <w:szCs w:val="32"/>
          <w:highlight w:val="lightGray"/>
          <w:lang w:val="en-US"/>
        </w:rPr>
        <w:t>Q Object</w:t>
      </w:r>
      <w:r w:rsidRPr="00851316">
        <w:rPr>
          <w:b/>
          <w:bCs/>
          <w:color w:val="000000" w:themeColor="text1"/>
          <w:sz w:val="32"/>
          <w:szCs w:val="32"/>
          <w:highlight w:val="lightGray"/>
          <w:lang w:val="en-US"/>
        </w:rPr>
        <w:t>:</w:t>
      </w:r>
    </w:p>
    <w:p w14:paraId="771892CA" w14:textId="4F901FE6" w:rsidR="00C637D4" w:rsidRDefault="00C637D4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637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django.db.models.query_utils </w:t>
      </w:r>
      <w:r w:rsidRPr="00C637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Q </w:t>
      </w:r>
    </w:p>
    <w:p w14:paraId="390299B4" w14:textId="03C26AD5" w:rsidR="00C637D4" w:rsidRPr="00C637D4" w:rsidRDefault="00C637D4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School.objects.filter(Q(</w:t>
      </w:r>
      <w:r w:rsidRPr="00C637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37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| Q(</w:t>
      </w:r>
      <w:r w:rsidRPr="00C637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37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33CF6515" w14:textId="7DC835E4" w:rsidR="00C637D4" w:rsidRDefault="00C637D4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School.objects.filter(Q(</w:t>
      </w:r>
      <w:r w:rsidRPr="00C637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37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&amp; Q(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37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E95B954" w14:textId="77777777" w:rsidR="00C637D4" w:rsidRPr="00C637D4" w:rsidRDefault="00C637D4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637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C637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C637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C637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04C862F8" w14:textId="77777777" w:rsidR="00C637D4" w:rsidRPr="00C637D4" w:rsidRDefault="00C637D4" w:rsidP="00C63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998CB3" w14:textId="27733459" w:rsidR="00C637D4" w:rsidRDefault="00EB4962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09AC0A6F" w14:textId="6D985837" w:rsidR="00EB4962" w:rsidRPr="0067206A" w:rsidRDefault="00EB4962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67206A">
        <w:rPr>
          <w:b/>
          <w:bCs/>
          <w:color w:val="000000" w:themeColor="text1"/>
          <w:sz w:val="32"/>
          <w:szCs w:val="32"/>
          <w:lang w:val="en-US"/>
        </w:rPr>
        <w:t>Not returned querysets</w:t>
      </w:r>
    </w:p>
    <w:p w14:paraId="4D7B5896" w14:textId="7050936C" w:rsidR="00A24265" w:rsidRDefault="00EB4962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 w:rsidRPr="00EB4962">
        <w:rPr>
          <w:b/>
          <w:bCs/>
          <w:color w:val="000000" w:themeColor="text1"/>
          <w:sz w:val="24"/>
          <w:szCs w:val="24"/>
          <w:highlight w:val="lightGray"/>
          <w:lang w:val="en-US"/>
        </w:rPr>
        <w:t>.get()</w:t>
      </w: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:</w:t>
      </w:r>
    </w:p>
    <w:p w14:paraId="565B652D" w14:textId="5C08A378" w:rsidR="00EB4962" w:rsidRPr="00EB4962" w:rsidRDefault="00EB4962" w:rsidP="00EB49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B49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B49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B4556C1" w14:textId="77777777" w:rsidR="00EB4962" w:rsidRPr="00EB4962" w:rsidRDefault="00EB4962" w:rsidP="00EB4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E1DD0B3" w14:textId="77777777" w:rsidR="00EB4962" w:rsidRPr="00EB4962" w:rsidRDefault="00EB4962" w:rsidP="00EB4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School.objects.get(</w:t>
      </w:r>
      <w:r w:rsidRPr="00EB49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B49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DC51C5" w14:textId="77777777" w:rsidR="00EB4962" w:rsidRPr="00EB4962" w:rsidRDefault="00EB4962" w:rsidP="00EB4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739DE64" w14:textId="77777777" w:rsidR="00EB4962" w:rsidRPr="00EB4962" w:rsidRDefault="00EB4962" w:rsidP="00EB4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B49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5E348580" w14:textId="5274277B" w:rsidR="00EB4962" w:rsidRDefault="00EB4962" w:rsidP="00EB4962">
      <w:pPr>
        <w:tabs>
          <w:tab w:val="left" w:pos="1629"/>
          <w:tab w:val="center" w:pos="3795"/>
          <w:tab w:val="right" w:pos="7590"/>
        </w:tabs>
        <w:spacing w:line="360" w:lineRule="auto"/>
        <w:ind w:left="111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4D1B814F" w14:textId="630C3FBF" w:rsidR="00EB4962" w:rsidRDefault="00EB4962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Latest():</w:t>
      </w:r>
    </w:p>
    <w:p w14:paraId="6BAFE1B2" w14:textId="1136E6B3" w:rsidR="00EB4962" w:rsidRPr="00EB4962" w:rsidRDefault="00EB4962" w:rsidP="00EB49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B49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B49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D934EA2" w14:textId="36C52CF9" w:rsidR="00EB4962" w:rsidRDefault="00EB4962" w:rsidP="00EB49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School.objects.latest(</w:t>
      </w:r>
      <w:r w:rsidR="00E73AD5" w:rsidRPr="00E73A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"cr_date"</w:t>
      </w:r>
      <w:r w:rsidR="00E73AD5"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862343" w14:textId="26FC9508" w:rsidR="00EB4962" w:rsidRPr="00EB4962" w:rsidRDefault="00EB4962" w:rsidP="00EB49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EB49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67F675B3" w14:textId="673C4D41" w:rsidR="00EB4962" w:rsidRPr="00EB4962" w:rsidRDefault="00EB4962" w:rsidP="00EB4962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ind w:left="471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3C5B28A7" w14:textId="265A3086" w:rsidR="00EB4962" w:rsidRDefault="00E73AD5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Earliest():</w:t>
      </w:r>
    </w:p>
    <w:p w14:paraId="2DC35EC2" w14:textId="77777777" w:rsidR="00E73AD5" w:rsidRPr="00E73AD5" w:rsidRDefault="00E73AD5" w:rsidP="00E73A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 xml:space="preserve"> 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School.objects.earliest(</w:t>
      </w:r>
      <w:r w:rsidRPr="00E73A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"cr_date"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D045CB8" w14:textId="232746DD" w:rsidR="00E73AD5" w:rsidRDefault="00E73AD5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.exists():</w:t>
      </w:r>
    </w:p>
    <w:p w14:paraId="03742EAB" w14:textId="380B2441" w:rsidR="00E73AD5" w:rsidRPr="00EB4962" w:rsidRDefault="00E73AD5" w:rsidP="00E73A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B49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B49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B49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E93C09D" w14:textId="53EFFEF2" w:rsidR="00E73AD5" w:rsidRPr="00E73AD5" w:rsidRDefault="00E73AD5" w:rsidP="00E73A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td_d = School.objects.all()</w:t>
      </w:r>
    </w:p>
    <w:p w14:paraId="45511602" w14:textId="77777777" w:rsidR="00E73AD5" w:rsidRPr="00E73AD5" w:rsidRDefault="00E73AD5" w:rsidP="00E73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School.objects.get(</w:t>
      </w:r>
      <w:r w:rsidRPr="00E73A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3A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C635CC" w14:textId="77777777" w:rsidR="00E73AD5" w:rsidRPr="00E73AD5" w:rsidRDefault="00E73AD5" w:rsidP="00E73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73AD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(td_d.filter(</w:t>
      </w:r>
      <w:r w:rsidRPr="00E73A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E73A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=td.pk).exists())</w:t>
      </w:r>
    </w:p>
    <w:p w14:paraId="1B2F03E8" w14:textId="190AC29B" w:rsidR="00E73AD5" w:rsidRDefault="00E73AD5" w:rsidP="00E73A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B58E14" w14:textId="77777777" w:rsidR="00E73AD5" w:rsidRPr="00EB4962" w:rsidRDefault="00E73AD5" w:rsidP="00E73A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EB49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B496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EB49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34D657F7" w14:textId="51189B50" w:rsidR="00E73AD5" w:rsidRPr="00E73AD5" w:rsidRDefault="00E73AD5" w:rsidP="00E73AD5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ind w:left="471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7C1B9E3F" w14:textId="76BCB55B" w:rsidR="00EB4962" w:rsidRDefault="00E73AD5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.create():</w:t>
      </w:r>
    </w:p>
    <w:p w14:paraId="001575C0" w14:textId="346C694F" w:rsidR="00E73AD5" w:rsidRPr="00E73AD5" w:rsidRDefault="00E73AD5" w:rsidP="00E73A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73AD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sd = School.objects.create(name="kp",surname="kachh..",roll=20,marks=97)</w:t>
      </w:r>
    </w:p>
    <w:p w14:paraId="408666E2" w14:textId="2CA16438" w:rsidR="00E73AD5" w:rsidRDefault="001B2F27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.get_or_cerate():</w:t>
      </w:r>
    </w:p>
    <w:p w14:paraId="6BC7F422" w14:textId="59E85468" w:rsidR="001B2F27" w:rsidRPr="001B2F27" w:rsidRDefault="001B2F27" w:rsidP="001B2F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School.objects.get_or_create(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"kp"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surname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"kachh.."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97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8E84B2" w14:textId="55200DB8" w:rsidR="001B2F27" w:rsidRDefault="001B2F27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.update():</w:t>
      </w:r>
    </w:p>
    <w:p w14:paraId="21EF3CF3" w14:textId="36516AD2" w:rsidR="001B2F27" w:rsidRPr="001B2F27" w:rsidRDefault="001B2F27" w:rsidP="001B2F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School.objects.filter(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).update(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"pradip1"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B2F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B2F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2004</w:t>
      </w:r>
      <w:r w:rsidRPr="001B2F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BB3472" w14:textId="70434964" w:rsidR="001B2F27" w:rsidRDefault="00897C62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.delete():</w:t>
      </w:r>
    </w:p>
    <w:p w14:paraId="542FE872" w14:textId="44A673E4" w:rsidR="00897C62" w:rsidRDefault="00897C62" w:rsidP="00897C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School.objects.get(</w:t>
      </w:r>
      <w:r w:rsidRPr="00897C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97C6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).delete()</w:t>
      </w:r>
    </w:p>
    <w:p w14:paraId="405C0B97" w14:textId="69D8925F" w:rsidR="00897C62" w:rsidRPr="00897C62" w:rsidRDefault="00897C62" w:rsidP="00897C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# </w:t>
      </w: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td = School.objects.all().delete()</w:t>
      </w:r>
    </w:p>
    <w:p w14:paraId="40B8C4B3" w14:textId="77777777" w:rsidR="00897C62" w:rsidRPr="00897C62" w:rsidRDefault="00897C62" w:rsidP="00897C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6363EF" w14:textId="417C2A7C" w:rsidR="00897C62" w:rsidRDefault="00897C62" w:rsidP="00CF7902">
      <w:pPr>
        <w:pStyle w:val="ListParagraph"/>
        <w:numPr>
          <w:ilvl w:val="0"/>
          <w:numId w:val="16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.count():</w:t>
      </w:r>
    </w:p>
    <w:p w14:paraId="2A138F4B" w14:textId="08C70735" w:rsidR="00897C62" w:rsidRPr="00897C62" w:rsidRDefault="00897C62" w:rsidP="00897C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td = School.objects.all()</w:t>
      </w:r>
    </w:p>
    <w:p w14:paraId="4B6CFBEC" w14:textId="77777777" w:rsidR="00897C62" w:rsidRPr="00897C62" w:rsidRDefault="00897C62" w:rsidP="00897C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97C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97C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(td.count())</w:t>
      </w:r>
    </w:p>
    <w:p w14:paraId="7FDBA8E4" w14:textId="2F2BBB3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C6D5C1" w14:textId="77777777" w:rsidR="00851316" w:rsidRDefault="00851316" w:rsidP="00851316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ind w:left="471"/>
        <w:jc w:val="center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403D6CBD" w14:textId="2B15360A" w:rsidR="00851316" w:rsidRPr="0067206A" w:rsidRDefault="00851316" w:rsidP="00BA3D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ind w:left="471"/>
        <w:jc w:val="center"/>
        <w:rPr>
          <w:b/>
          <w:bCs/>
          <w:color w:val="000000" w:themeColor="text1"/>
          <w:sz w:val="32"/>
          <w:szCs w:val="32"/>
          <w:highlight w:val="lightGray"/>
          <w:lang w:val="en-US"/>
        </w:rPr>
      </w:pPr>
      <w:r w:rsidRPr="0067206A">
        <w:rPr>
          <w:b/>
          <w:bCs/>
          <w:color w:val="000000" w:themeColor="text1"/>
          <w:sz w:val="32"/>
          <w:szCs w:val="32"/>
          <w:highlight w:val="lightGray"/>
          <w:lang w:val="en-US"/>
        </w:rPr>
        <w:t>Field Lookups</w:t>
      </w:r>
    </w:p>
    <w:p w14:paraId="34F13AA5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513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563923A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School.objects.all()</w:t>
      </w:r>
    </w:p>
    <w:p w14:paraId="77ED7D14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CE46971" w14:textId="126C6CEA" w:rsid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name__exact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49B08A6" w14:textId="694D6B86" w:rsidR="0067206A" w:rsidRPr="00851316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67206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 Here i means word is not case sensitive</w:t>
      </w:r>
    </w:p>
    <w:p w14:paraId="11ADF396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name__iexact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668BBF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E0BF873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name__contains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473A5B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name__icontains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3968217" w14:textId="6C0E271A" w:rsidR="00851316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</w:t>
      </w:r>
    </w:p>
    <w:p w14:paraId="75FEF2E6" w14:textId="45AFF368" w:rsidR="0067206A" w:rsidRPr="00851316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</w:t>
      </w:r>
      <w:r w:rsidRPr="0067206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 Only see 2001 and 2004</w:t>
      </w:r>
    </w:p>
    <w:p w14:paraId="10095558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roll__in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=[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2001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2004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511BD228" w14:textId="7FC2DB58" w:rsid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165BB6C" w14:textId="0C32CA36" w:rsidR="0067206A" w:rsidRPr="00851316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67206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#Greater then and or equal to</w:t>
      </w:r>
    </w:p>
    <w:p w14:paraId="335A236C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marks__gt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40DA660" w14:textId="0A19A8B1" w:rsid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marks__gte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569327E" w14:textId="4A98E969" w:rsidR="0067206A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</w:t>
      </w:r>
    </w:p>
    <w:p w14:paraId="673F4386" w14:textId="4AF775BB" w:rsidR="0067206A" w:rsidRPr="00851316" w:rsidRDefault="0067206A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</w:t>
      </w:r>
      <w:r w:rsidRPr="0067206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Less</w:t>
      </w:r>
      <w:r w:rsidRPr="0067206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 xml:space="preserve"> then and or equal to</w:t>
      </w:r>
    </w:p>
    <w:p w14:paraId="3AB476EF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marks__lt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43824C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marks__lte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EA5E6D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A3533A6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name__startswith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0B15B0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name__istartswith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4BC51F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FD61B58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name__endswith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E3B3B8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name__iendswith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1726EE2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E14DA86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School.objects.filter(</w:t>
      </w:r>
      <w:r w:rsidRPr="008513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id__range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'1'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'5'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11101B6D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1F8E8C9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50725BC" w14:textId="77777777" w:rsidR="00851316" w:rsidRPr="00851316" w:rsidRDefault="00851316" w:rsidP="008513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513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8513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8513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:td})</w:t>
      </w:r>
    </w:p>
    <w:p w14:paraId="433FCA2A" w14:textId="47E85E6F" w:rsidR="00A24265" w:rsidRDefault="00A24265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387BB605" w14:textId="3698A717" w:rsidR="0067206A" w:rsidRDefault="0067206A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67206A">
        <w:rPr>
          <w:b/>
          <w:bCs/>
          <w:color w:val="000000" w:themeColor="text1"/>
          <w:sz w:val="24"/>
          <w:szCs w:val="24"/>
          <w:u w:val="single"/>
          <w:lang w:val="en-US"/>
        </w:rPr>
        <w:t>home.html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574D056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95924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8DBB7B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E2BD5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47587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DD8C25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562197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34F89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EFEA9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1C3C3C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FB566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EB73C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866F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205D8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Surname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6DE39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Roll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817BB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Marks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E357C5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Created Date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AAFD8E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CDF406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74FF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628825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0DEB1B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{% for td in td %}</w:t>
      </w:r>
    </w:p>
    <w:p w14:paraId="4801216E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6C62C2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{{td.id}}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5AF9A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{{td.name}}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FE7BFE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{{td.surname}}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E778F7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{{td.roll}}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896B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{{td.marks}}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9BAA0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{{td.cr_date}}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595A0D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E07AF8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DA3232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{% endfor %} </w:t>
      </w:r>
    </w:p>
    <w:p w14:paraId="61C4612F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12AAE" w14:textId="46DB2C50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&lt;/body&gt;&lt;/html&gt;</w:t>
      </w:r>
    </w:p>
    <w:p w14:paraId="194F0090" w14:textId="613FE21C" w:rsidR="0067206A" w:rsidRDefault="0067206A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6AD23F56" w14:textId="0F93B246" w:rsidR="0067206A" w:rsidRPr="0067206A" w:rsidRDefault="0067206A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67206A">
        <w:rPr>
          <w:b/>
          <w:bCs/>
          <w:color w:val="000000" w:themeColor="text1"/>
          <w:sz w:val="32"/>
          <w:szCs w:val="32"/>
          <w:lang w:val="en-US"/>
        </w:rPr>
        <w:t>Aggregate</w:t>
      </w:r>
    </w:p>
    <w:p w14:paraId="61CF11DE" w14:textId="26065E8B" w:rsidR="00A24265" w:rsidRDefault="0067206A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Views.py:</w:t>
      </w:r>
    </w:p>
    <w:p w14:paraId="790B3BFD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django.db.models.aggregates </w:t>
      </w:r>
      <w:r w:rsidRPr="006720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Avg, Sum, Min, Max, Count</w:t>
      </w:r>
    </w:p>
    <w:p w14:paraId="6CA7567B" w14:textId="77777777" w:rsid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19CC4C66" w14:textId="0DAE23FD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7206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D9B97A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School.objects.all()</w:t>
      </w:r>
    </w:p>
    <w:p w14:paraId="6514ECA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avg = td.aggregate(Avg(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EC6C0F7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td.aggregate(Sum(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9E5B3D2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td.aggregate(Min(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C30754D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td.aggregate(Max(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A10E809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count = td.aggregate(Count(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'marks'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5A26BAD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3098D7C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085AC61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td = School.objects.all()[</w:t>
      </w:r>
      <w:r w:rsidRPr="006720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720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332F962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95C68B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720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"td"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:td,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"avg"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:avg,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7206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7206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"count"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:count})</w:t>
      </w:r>
    </w:p>
    <w:p w14:paraId="5D65BE88" w14:textId="6DEEA733" w:rsidR="0067206A" w:rsidRDefault="0067206A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7914529" w14:textId="0A8B6D4A" w:rsidR="0067206A" w:rsidRDefault="0067206A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home.html:</w:t>
      </w:r>
    </w:p>
    <w:p w14:paraId="1D4DF087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Average marks :: {{avg.marks__avg}}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13FC9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Sum marks :: {{sum.marks__sum}}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8EC90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 marks :: {{min.marks__min}}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285BC2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 marks :: {{max.marks__max}}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4D64C" w14:textId="77777777" w:rsidR="0067206A" w:rsidRPr="0067206A" w:rsidRDefault="0067206A" w:rsidP="006720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720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Count marks :: {{count.marks__count}}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720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7206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C6FB9" w14:textId="290D390D" w:rsidR="0067206A" w:rsidRDefault="0067206A" w:rsidP="00CF2642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B52751F" w14:textId="7BD0ADA5" w:rsidR="00CF2642" w:rsidRPr="00CF2642" w:rsidRDefault="00CF2642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CF2642">
        <w:rPr>
          <w:b/>
          <w:bCs/>
          <w:color w:val="000000" w:themeColor="text1"/>
          <w:sz w:val="32"/>
          <w:szCs w:val="32"/>
          <w:lang w:val="en-US"/>
        </w:rPr>
        <w:t>Model Inherit</w:t>
      </w: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CF2642">
        <w:rPr>
          <w:b/>
          <w:bCs/>
          <w:color w:val="000000" w:themeColor="text1"/>
          <w:sz w:val="32"/>
          <w:szCs w:val="32"/>
          <w:lang w:val="en-US"/>
        </w:rPr>
        <w:t>n</w:t>
      </w:r>
      <w:r>
        <w:rPr>
          <w:b/>
          <w:bCs/>
          <w:color w:val="000000" w:themeColor="text1"/>
          <w:sz w:val="32"/>
          <w:szCs w:val="32"/>
          <w:lang w:val="en-US"/>
        </w:rPr>
        <w:t>c</w:t>
      </w:r>
      <w:r w:rsidRPr="00CF2642">
        <w:rPr>
          <w:b/>
          <w:bCs/>
          <w:color w:val="000000" w:themeColor="text1"/>
          <w:sz w:val="32"/>
          <w:szCs w:val="32"/>
          <w:lang w:val="en-US"/>
        </w:rPr>
        <w:t>e</w:t>
      </w:r>
    </w:p>
    <w:p w14:paraId="0C9032AB" w14:textId="2CCEA2AF" w:rsidR="00CF2642" w:rsidRDefault="00CF2642" w:rsidP="00CF26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E43EC4B" w14:textId="29C5A592" w:rsidR="00CF2642" w:rsidRPr="00CF2642" w:rsidRDefault="00CF2642" w:rsidP="00CF7902">
      <w:pPr>
        <w:pStyle w:val="ListParagraph"/>
        <w:numPr>
          <w:ilvl w:val="0"/>
          <w:numId w:val="17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 w:rsidRPr="00CF2642">
        <w:rPr>
          <w:b/>
          <w:bCs/>
          <w:color w:val="000000" w:themeColor="text1"/>
          <w:sz w:val="24"/>
          <w:szCs w:val="24"/>
          <w:highlight w:val="lightGray"/>
          <w:lang w:val="en-US"/>
        </w:rPr>
        <w:t>Abstract Class</w:t>
      </w: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:</w:t>
      </w:r>
    </w:p>
    <w:p w14:paraId="5291A616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 Abstract Method ================================</w:t>
      </w:r>
    </w:p>
    <w:p w14:paraId="389D7DDF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F2B2B9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Commoninfo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5BF2D76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3FE1EF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age = models.IntegerField()</w:t>
      </w:r>
    </w:p>
    <w:p w14:paraId="07CB4E0B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date = models.DateField()</w:t>
      </w:r>
    </w:p>
    <w:p w14:paraId="1D7DA2A9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7D5FCBE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abstract =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74DEC93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33799E71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Commoninfo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BC02320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fees = models.IntegerField()</w:t>
      </w:r>
    </w:p>
    <w:p w14:paraId="751066CD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date =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144C10F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5AF1639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</w:t>
      </w:r>
    </w:p>
    <w:p w14:paraId="78F43DE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</w:t>
      </w:r>
    </w:p>
    <w:p w14:paraId="4CF7C5C5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</w:t>
      </w:r>
    </w:p>
    <w:p w14:paraId="586B0456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Teacher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Commoninfo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C92350E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salary = models.IntegerField()</w:t>
      </w:r>
    </w:p>
    <w:p w14:paraId="300A1D73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F188392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</w:t>
      </w:r>
    </w:p>
    <w:p w14:paraId="3A7C33C2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9DA6A66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Contractor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Commoninfo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B30AB7C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payment = models.IntegerField()</w:t>
      </w:r>
    </w:p>
    <w:p w14:paraId="752FAB7B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date = models.DateTimeField() </w:t>
      </w:r>
    </w:p>
    <w:p w14:paraId="40D27C0E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5EDEDFD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 </w:t>
      </w:r>
    </w:p>
    <w:p w14:paraId="10210E16" w14:textId="1E6D8BA9" w:rsidR="00CF2642" w:rsidRDefault="00CF2642" w:rsidP="0017284B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6B93A005" w14:textId="61C38D7A" w:rsidR="00CF2642" w:rsidRDefault="00CF2642" w:rsidP="00CF7902">
      <w:pPr>
        <w:pStyle w:val="ListParagraph"/>
        <w:numPr>
          <w:ilvl w:val="0"/>
          <w:numId w:val="17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 w:rsidRPr="00CF2642">
        <w:rPr>
          <w:b/>
          <w:bCs/>
          <w:color w:val="000000" w:themeColor="text1"/>
          <w:sz w:val="24"/>
          <w:szCs w:val="24"/>
          <w:highlight w:val="lightGray"/>
          <w:lang w:val="en-US"/>
        </w:rPr>
        <w:t>One to One table relation:</w:t>
      </w:r>
    </w:p>
    <w:p w14:paraId="5BB6BCB4" w14:textId="7D4A23CF" w:rsidR="00CF2642" w:rsidRPr="00CF2642" w:rsidRDefault="00CF2642" w:rsidP="00CF26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 one to one model relation ===============</w:t>
      </w:r>
    </w:p>
    <w:p w14:paraId="0C72258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16613F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Examcenter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F9D6003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cname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7940C9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city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DB735DC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89A26C5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.city</w:t>
      </w:r>
    </w:p>
    <w:p w14:paraId="3CCE1222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89A6F8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7B56B54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Examcenter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5E354D3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D39FE4A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 = models.IntegerField()</w:t>
      </w:r>
    </w:p>
    <w:p w14:paraId="64DD3C5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660BF55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1898DEAC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</w:t>
      </w:r>
    </w:p>
    <w:p w14:paraId="261762CE" w14:textId="204CC2FF" w:rsidR="00CF2642" w:rsidRDefault="00CF2642" w:rsidP="00CF2642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3BE181C9" w14:textId="451C7B6B" w:rsidR="00CF2642" w:rsidRDefault="00CF2642" w:rsidP="00CF7902">
      <w:pPr>
        <w:pStyle w:val="ListParagraph"/>
        <w:numPr>
          <w:ilvl w:val="0"/>
          <w:numId w:val="17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lightGray"/>
          <w:lang w:val="en-US"/>
        </w:rPr>
        <w:t>Proxy Table:</w:t>
      </w:r>
    </w:p>
    <w:p w14:paraId="7A7E278A" w14:textId="4F054E76" w:rsidR="00CF2642" w:rsidRPr="00CF2642" w:rsidRDefault="00CF2642" w:rsidP="00CF26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===================== Proxy table ===========</w:t>
      </w:r>
    </w:p>
    <w:p w14:paraId="54BFC1E2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7DD28B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Examcenter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502F75D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cname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D86E98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city = models.CharField(</w:t>
      </w:r>
      <w:r w:rsidRPr="00CF26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26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17A5D1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D4132A5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Myexamcenter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Examcenter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940B71C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F26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Meta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2BD9ED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proxy = </w:t>
      </w:r>
      <w:r w:rsidRPr="00CF26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40D447D" w14:textId="60A4E7CD" w:rsidR="00CF2642" w:rsidRDefault="00CF2642" w:rsidP="00CF26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highlight w:val="lightGray"/>
          <w:lang w:val="en-US"/>
        </w:rPr>
      </w:pPr>
    </w:p>
    <w:p w14:paraId="1ECB1B71" w14:textId="0215402A" w:rsidR="00CF2642" w:rsidRDefault="00CF2642" w:rsidP="00CF26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CF2642">
        <w:rPr>
          <w:b/>
          <w:bCs/>
          <w:color w:val="000000" w:themeColor="text1"/>
          <w:sz w:val="24"/>
          <w:szCs w:val="24"/>
          <w:u w:val="single"/>
          <w:lang w:val="en-US"/>
        </w:rPr>
        <w:t>admin.py:</w:t>
      </w:r>
    </w:p>
    <w:p w14:paraId="7F674D79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391414F1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</w:t>
      </w:r>
    </w:p>
    <w:p w14:paraId="5274304D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Examcenter</w:t>
      </w:r>
    </w:p>
    <w:p w14:paraId="4E6DD024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Myexamcenter</w:t>
      </w:r>
    </w:p>
    <w:p w14:paraId="65D6CA92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CF26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Student, Teacher, Contractor</w:t>
      </w:r>
    </w:p>
    <w:p w14:paraId="7C26268A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A184BA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admin.site.register(Student)</w:t>
      </w:r>
    </w:p>
    <w:p w14:paraId="756DB280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admin.site.register(Teacher)</w:t>
      </w:r>
    </w:p>
    <w:p w14:paraId="0C65DE07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admin.site.register(Contractor)</w:t>
      </w:r>
    </w:p>
    <w:p w14:paraId="3B035A08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A1B42F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admin.site.register(Student)</w:t>
      </w:r>
    </w:p>
    <w:p w14:paraId="788A294A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admin.site.register(Examcenter)</w:t>
      </w:r>
    </w:p>
    <w:p w14:paraId="675F0141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C000BE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admin.site.register(Examcenter)</w:t>
      </w:r>
    </w:p>
    <w:p w14:paraId="5AE9429A" w14:textId="77777777" w:rsidR="00CF2642" w:rsidRPr="00CF2642" w:rsidRDefault="00CF2642" w:rsidP="00CF26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F26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admin.site.register(Myexamcenter)</w:t>
      </w:r>
    </w:p>
    <w:p w14:paraId="044B3599" w14:textId="70BF40E7" w:rsidR="00CF2642" w:rsidRDefault="00CF2642" w:rsidP="00CF2642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429CE4F" w14:textId="422927A8" w:rsidR="00EF1CF1" w:rsidRPr="00BA3D15" w:rsidRDefault="00EF1CF1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0"/>
          <w:szCs w:val="30"/>
          <w:lang w:val="en-US"/>
        </w:rPr>
      </w:pPr>
      <w:r w:rsidRPr="00BA3D15">
        <w:rPr>
          <w:b/>
          <w:bCs/>
          <w:color w:val="000000" w:themeColor="text1"/>
          <w:sz w:val="30"/>
          <w:szCs w:val="30"/>
          <w:lang w:val="en-US"/>
        </w:rPr>
        <w:t>Change Model M</w:t>
      </w:r>
      <w:r w:rsidR="00224B22" w:rsidRPr="00BA3D15">
        <w:rPr>
          <w:b/>
          <w:bCs/>
          <w:color w:val="000000" w:themeColor="text1"/>
          <w:sz w:val="30"/>
          <w:szCs w:val="30"/>
          <w:lang w:val="en-US"/>
        </w:rPr>
        <w:t>a</w:t>
      </w:r>
      <w:r w:rsidRPr="00BA3D15">
        <w:rPr>
          <w:b/>
          <w:bCs/>
          <w:color w:val="000000" w:themeColor="text1"/>
          <w:sz w:val="30"/>
          <w:szCs w:val="30"/>
          <w:lang w:val="en-US"/>
        </w:rPr>
        <w:t>nager</w:t>
      </w:r>
    </w:p>
    <w:p w14:paraId="7072FB6B" w14:textId="68FC25D2" w:rsidR="00A24265" w:rsidRPr="00EF1CF1" w:rsidRDefault="00EF1CF1" w:rsidP="00CF7902">
      <w:pPr>
        <w:pStyle w:val="ListParagraph"/>
        <w:numPr>
          <w:ilvl w:val="0"/>
          <w:numId w:val="14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EF1CF1">
        <w:rPr>
          <w:b/>
          <w:bCs/>
          <w:color w:val="FF0000"/>
          <w:sz w:val="24"/>
          <w:szCs w:val="24"/>
          <w:lang w:val="en-US"/>
        </w:rPr>
        <w:t>Student.objects.all()</w:t>
      </w:r>
    </w:p>
    <w:p w14:paraId="21C5083B" w14:textId="63E09CC1" w:rsidR="00EF1CF1" w:rsidRDefault="00EF1CF1" w:rsidP="00CF7902">
      <w:pPr>
        <w:pStyle w:val="ListParagraph"/>
        <w:numPr>
          <w:ilvl w:val="0"/>
          <w:numId w:val="14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EF1CF1">
        <w:rPr>
          <w:b/>
          <w:bCs/>
          <w:color w:val="FF0000"/>
          <w:sz w:val="24"/>
          <w:szCs w:val="24"/>
          <w:lang w:val="en-US"/>
        </w:rPr>
        <w:t>Here model manager is “objec</w:t>
      </w:r>
      <w:r>
        <w:rPr>
          <w:b/>
          <w:bCs/>
          <w:color w:val="FF0000"/>
          <w:sz w:val="24"/>
          <w:szCs w:val="24"/>
          <w:lang w:val="en-US"/>
        </w:rPr>
        <w:t>ts</w:t>
      </w:r>
      <w:r w:rsidRPr="00EF1CF1">
        <w:rPr>
          <w:b/>
          <w:bCs/>
          <w:color w:val="FF0000"/>
          <w:sz w:val="24"/>
          <w:szCs w:val="24"/>
          <w:lang w:val="en-US"/>
        </w:rPr>
        <w:t>” to intrect with sql query</w:t>
      </w:r>
    </w:p>
    <w:p w14:paraId="195B9B0C" w14:textId="0B79A5A3" w:rsidR="00EF1CF1" w:rsidRDefault="00EF1CF1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7BC390D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================================  Change Manager =====================</w:t>
      </w:r>
    </w:p>
    <w:p w14:paraId="5AE56A68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F1C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F1C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F1CF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E300AF3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EF1C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F1C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20C6BA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age = models.IntegerField()</w:t>
      </w:r>
    </w:p>
    <w:p w14:paraId="787474C1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student = models.Manager()</w:t>
      </w:r>
    </w:p>
    <w:p w14:paraId="54D40E9E" w14:textId="26B0103E" w:rsidR="00EF1CF1" w:rsidRDefault="00EF1CF1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4B6BE560" w14:textId="36F942C1" w:rsidR="00EF1CF1" w:rsidRDefault="00EF1CF1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EF1CF1">
        <w:rPr>
          <w:b/>
          <w:bCs/>
          <w:color w:val="000000" w:themeColor="text1"/>
          <w:sz w:val="24"/>
          <w:szCs w:val="24"/>
          <w:u w:val="single"/>
          <w:lang w:val="en-US"/>
        </w:rPr>
        <w:t>admin.py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61532D7B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========================== Model Manager ==================</w:t>
      </w:r>
    </w:p>
    <w:p w14:paraId="4F04A81E" w14:textId="77777777" w:rsidR="00EF1CF1" w:rsidRPr="00EF1CF1" w:rsidRDefault="00EF1CF1" w:rsidP="00EF1C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F1C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admin.site.register(Student)</w:t>
      </w:r>
    </w:p>
    <w:p w14:paraId="1382B457" w14:textId="1CD39F4B" w:rsidR="00EF1CF1" w:rsidRDefault="00EF1CF1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D92B79D" w14:textId="206566A4" w:rsidR="001D5CF5" w:rsidRPr="001D5CF5" w:rsidRDefault="001D5CF5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1D5CF5">
        <w:rPr>
          <w:b/>
          <w:bCs/>
          <w:color w:val="000000" w:themeColor="text1"/>
          <w:sz w:val="36"/>
          <w:szCs w:val="36"/>
          <w:lang w:val="en-US"/>
        </w:rPr>
        <w:t xml:space="preserve">one  to one </w:t>
      </w:r>
      <w:r w:rsidR="009317BA">
        <w:rPr>
          <w:b/>
          <w:bCs/>
          <w:color w:val="000000" w:themeColor="text1"/>
          <w:sz w:val="36"/>
          <w:szCs w:val="36"/>
          <w:lang w:val="en-US"/>
        </w:rPr>
        <w:t>Relationship</w:t>
      </w:r>
    </w:p>
    <w:p w14:paraId="5707C097" w14:textId="7A33B787" w:rsidR="001D5CF5" w:rsidRDefault="001D5CF5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1D5CF5"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2D14BF2A" w14:textId="5D7EF4CB" w:rsidR="001D5CF5" w:rsidRPr="001D5CF5" w:rsidRDefault="001D5CF5" w:rsidP="00CF7902">
      <w:pPr>
        <w:pStyle w:val="ListParagraph"/>
        <w:numPr>
          <w:ilvl w:val="0"/>
          <w:numId w:val="18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1D5CF5">
        <w:rPr>
          <w:b/>
          <w:bCs/>
          <w:color w:val="000000" w:themeColor="text1"/>
          <w:sz w:val="24"/>
          <w:szCs w:val="24"/>
          <w:highlight w:val="darkGray"/>
          <w:lang w:val="en-US"/>
        </w:rPr>
        <w:t xml:space="preserve">on_delete = </w:t>
      </w:r>
      <w:r>
        <w:rPr>
          <w:b/>
          <w:bCs/>
          <w:color w:val="000000" w:themeColor="text1"/>
          <w:sz w:val="24"/>
          <w:szCs w:val="24"/>
          <w:highlight w:val="darkGray"/>
          <w:lang w:val="en-US"/>
        </w:rPr>
        <w:t>models.</w:t>
      </w:r>
      <w:r w:rsidRPr="001D5CF5">
        <w:rPr>
          <w:b/>
          <w:bCs/>
          <w:color w:val="000000" w:themeColor="text1"/>
          <w:sz w:val="24"/>
          <w:szCs w:val="24"/>
          <w:highlight w:val="darkGray"/>
          <w:lang w:val="en-US"/>
        </w:rPr>
        <w:t>CASCADE</w:t>
      </w:r>
    </w:p>
    <w:p w14:paraId="11F652AB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Page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1CE2731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 = models.OneToOneField(User,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on_delete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models.CASCADE,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primary_key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C24EB4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page_name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552294E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page_cat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076DFA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page_publish_date = models.DateField()</w:t>
      </w:r>
    </w:p>
    <w:p w14:paraId="5412E516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3EB71F4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A7F8C3D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.user)</w:t>
      </w:r>
    </w:p>
    <w:p w14:paraId="0781B8E9" w14:textId="77777777" w:rsidR="001D5CF5" w:rsidRPr="001D5CF5" w:rsidRDefault="001D5CF5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0C41162B" w14:textId="23C1831C" w:rsidR="001D5CF5" w:rsidRPr="001D5CF5" w:rsidRDefault="001D5CF5" w:rsidP="00CF7902">
      <w:pPr>
        <w:pStyle w:val="ListParagraph"/>
        <w:numPr>
          <w:ilvl w:val="0"/>
          <w:numId w:val="18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1D5CF5">
        <w:rPr>
          <w:b/>
          <w:bCs/>
          <w:color w:val="000000" w:themeColor="text1"/>
          <w:sz w:val="24"/>
          <w:szCs w:val="24"/>
          <w:highlight w:val="darkGray"/>
          <w:lang w:val="en-US"/>
        </w:rPr>
        <w:t>on_delete  = models.PROTECT</w:t>
      </w:r>
    </w:p>
    <w:p w14:paraId="779F559A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Page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6A3E6C3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 = models.OneToOneField(User,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on_delete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models.PROTECT,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primary_key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8D89D62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page_name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1A8A93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page_cat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42F84D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page_publish_date = models.DateField()</w:t>
      </w:r>
    </w:p>
    <w:p w14:paraId="063C8615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AF07A84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698FE35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.user)</w:t>
      </w:r>
    </w:p>
    <w:p w14:paraId="61D7E55A" w14:textId="3286976C" w:rsidR="001D5CF5" w:rsidRDefault="001D5CF5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06BC906" w14:textId="70D22CF6" w:rsidR="001D5CF5" w:rsidRPr="001D5CF5" w:rsidRDefault="001D5CF5" w:rsidP="00CF7902">
      <w:pPr>
        <w:pStyle w:val="ListParagraph"/>
        <w:numPr>
          <w:ilvl w:val="0"/>
          <w:numId w:val="18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highlight w:val="darkGray"/>
          <w:lang w:val="en-US"/>
        </w:rPr>
      </w:pPr>
      <w:r w:rsidRPr="001D5CF5">
        <w:rPr>
          <w:b/>
          <w:bCs/>
          <w:color w:val="000000" w:themeColor="text1"/>
          <w:sz w:val="24"/>
          <w:szCs w:val="24"/>
          <w:highlight w:val="darkGray"/>
          <w:lang w:val="en-US"/>
        </w:rPr>
        <w:t>limit_choices_to</w:t>
      </w:r>
    </w:p>
    <w:p w14:paraId="7CE4183A" w14:textId="77777777" w:rsidR="001D5CF5" w:rsidRPr="001D5CF5" w:rsidRDefault="001D5CF5" w:rsidP="001D5CF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Page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5826454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 = models.OneToOneField(User,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on_delete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models.CASCADE,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primary_key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limit_choices_to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1D5C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"is_staff"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064FBCB7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page_name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0775EC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page_cat = models.CharField(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5CF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43B67B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page_publish_date = models.DateField()</w:t>
      </w:r>
    </w:p>
    <w:p w14:paraId="11BC34B3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C3E6A5A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182E8CC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.user)</w:t>
      </w:r>
    </w:p>
    <w:p w14:paraId="49CE5456" w14:textId="545477B7" w:rsidR="001D5CF5" w:rsidRDefault="001D5CF5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478185C7" w14:textId="0652D50C" w:rsidR="001D5CF5" w:rsidRPr="001D5CF5" w:rsidRDefault="001D5CF5" w:rsidP="00CF7902">
      <w:pPr>
        <w:pStyle w:val="ListParagraph"/>
        <w:numPr>
          <w:ilvl w:val="0"/>
          <w:numId w:val="19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1D5CF5">
        <w:rPr>
          <w:b/>
          <w:bCs/>
          <w:color w:val="FF0000"/>
          <w:sz w:val="24"/>
          <w:szCs w:val="24"/>
          <w:lang w:val="en-US"/>
        </w:rPr>
        <w:t>When page will delete  at that time user delete…Here use signal</w:t>
      </w:r>
    </w:p>
    <w:p w14:paraId="4E89ACB0" w14:textId="0545BA02" w:rsidR="001D5CF5" w:rsidRDefault="001D5CF5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Signal.py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42AAA924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django.dispatch.dispatcher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receiver</w:t>
      </w:r>
    </w:p>
    <w:p w14:paraId="28279BC0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django.db.models.signals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post_delete</w:t>
      </w:r>
    </w:p>
    <w:p w14:paraId="1052A94E" w14:textId="553065BB" w:rsid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1D5C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Page</w:t>
      </w:r>
    </w:p>
    <w:p w14:paraId="3CBBAC46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35E117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@receiver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(post_delete,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=Page)</w:t>
      </w:r>
    </w:p>
    <w:p w14:paraId="0408FB56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delete_related_user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1D5C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79ECCC2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5C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 User"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22295C" w14:textId="77777777" w:rsidR="001D5CF5" w:rsidRPr="001D5CF5" w:rsidRDefault="001D5CF5" w:rsidP="001D5C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D5CF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(instance)</w:t>
      </w:r>
    </w:p>
    <w:p w14:paraId="6E53D884" w14:textId="54E3918D" w:rsidR="0020135A" w:rsidRDefault="001D5CF5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5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instance.user.delete()</w:t>
      </w:r>
    </w:p>
    <w:p w14:paraId="3953AE22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CED295" w14:textId="77777777" w:rsidR="0020135A" w:rsidRDefault="0020135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0E620B0D" w14:textId="5A4C1502" w:rsidR="0020135A" w:rsidRDefault="0020135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20135A">
        <w:rPr>
          <w:b/>
          <w:bCs/>
          <w:color w:val="000000" w:themeColor="text1"/>
          <w:sz w:val="24"/>
          <w:szCs w:val="24"/>
          <w:lang w:val="en-US"/>
        </w:rPr>
        <w:t>__init__.py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0008130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default_app_config = </w:t>
      </w:r>
      <w:r w:rsidRPr="002013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'myapp.apps.MyappConfig'</w:t>
      </w:r>
    </w:p>
    <w:p w14:paraId="0E93E792" w14:textId="20716457" w:rsidR="0020135A" w:rsidRDefault="0020135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1275773E" w14:textId="77777777" w:rsidR="0020135A" w:rsidRDefault="0020135A" w:rsidP="0020135A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20135A">
        <w:rPr>
          <w:b/>
          <w:bCs/>
          <w:color w:val="000000" w:themeColor="text1"/>
          <w:sz w:val="24"/>
          <w:szCs w:val="24"/>
          <w:u w:val="single"/>
          <w:lang w:val="en-US"/>
        </w:rPr>
        <w:t>apps.py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3F6C3E52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django.apps </w:t>
      </w:r>
      <w:r w:rsidRPr="002013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AppConfig</w:t>
      </w:r>
    </w:p>
    <w:p w14:paraId="369F9D7E" w14:textId="77777777" w:rsidR="0020135A" w:rsidRPr="0020135A" w:rsidRDefault="0020135A" w:rsidP="0020135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69AC1D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013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MyappConfig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13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AppConfig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4FC9700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</w:t>
      </w:r>
      <w:r w:rsidRPr="002013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'myapp'</w:t>
      </w:r>
    </w:p>
    <w:p w14:paraId="693992E5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013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013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ready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13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0C5485C" w14:textId="77777777" w:rsidR="0020135A" w:rsidRPr="0020135A" w:rsidRDefault="0020135A" w:rsidP="00201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2013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1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myapp.signal</w:t>
      </w:r>
    </w:p>
    <w:p w14:paraId="392318A6" w14:textId="515F5B46" w:rsidR="0020135A" w:rsidRDefault="0020135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523D5DE0" w14:textId="48447FC9" w:rsidR="00F50CC3" w:rsidRPr="00F50CC3" w:rsidRDefault="009317BA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Many to One </w:t>
      </w:r>
      <w:r>
        <w:rPr>
          <w:b/>
          <w:bCs/>
          <w:color w:val="000000" w:themeColor="text1"/>
          <w:sz w:val="36"/>
          <w:szCs w:val="36"/>
          <w:lang w:val="en-US"/>
        </w:rPr>
        <w:t>Relationship</w:t>
      </w:r>
    </w:p>
    <w:p w14:paraId="6B5F1733" w14:textId="706CF3F6" w:rsidR="001D5CF5" w:rsidRDefault="009317B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1ED80733" w14:textId="4E32CCAD" w:rsidR="009317BA" w:rsidRDefault="009317BA" w:rsidP="009317BA">
      <w:p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9317BA">
        <w:rPr>
          <w:b/>
          <w:bCs/>
          <w:color w:val="000000" w:themeColor="text1"/>
          <w:sz w:val="24"/>
          <w:szCs w:val="24"/>
          <w:highlight w:val="darkGray"/>
          <w:lang w:val="en-US"/>
        </w:rPr>
        <w:t>Foreignkey</w:t>
      </w:r>
    </w:p>
    <w:p w14:paraId="655EE0EE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317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Page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17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17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3E7FD68" w14:textId="7823CFD3" w:rsid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 = models.ForeignKey(</w:t>
      </w:r>
      <w:r w:rsidRPr="009317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=User,</w:t>
      </w:r>
      <w:r w:rsidRPr="009317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on_delete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models.CASCADE)</w:t>
      </w:r>
    </w:p>
    <w:p w14:paraId="10E8BCD7" w14:textId="4BA1449E" w:rsid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6ACEC5" w14:textId="4BF96102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    #user = models.ForeignKey(to=User,on_delete = models.PROTECT)</w:t>
      </w:r>
    </w:p>
    <w:p w14:paraId="058B4C43" w14:textId="30185826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    #user = models.ForeignKey(to=User,on_delete = models.SET_NULL,null=True)</w:t>
      </w:r>
    </w:p>
    <w:p w14:paraId="04D24A4D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0B37B4" w14:textId="70FF1D00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page_name = models.CharField(</w:t>
      </w:r>
      <w:r w:rsidRPr="009317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17B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C64CD08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page_publish_date = models.DateField()</w:t>
      </w:r>
    </w:p>
    <w:p w14:paraId="321A812D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DDA69F3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317B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317B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17B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F1F5781" w14:textId="77777777" w:rsidR="009317BA" w:rsidRPr="009317BA" w:rsidRDefault="009317BA" w:rsidP="009317B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317B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317B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317B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9317B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.user)</w:t>
      </w:r>
    </w:p>
    <w:p w14:paraId="2CCA7F3A" w14:textId="1BEA55A7" w:rsidR="009317BA" w:rsidRDefault="009317BA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07E4AB7B" w14:textId="7758F462" w:rsidR="009317BA" w:rsidRPr="009317BA" w:rsidRDefault="009317BA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Many to Many </w:t>
      </w:r>
      <w:r>
        <w:rPr>
          <w:b/>
          <w:bCs/>
          <w:color w:val="000000" w:themeColor="text1"/>
          <w:sz w:val="36"/>
          <w:szCs w:val="36"/>
          <w:lang w:val="en-US"/>
        </w:rPr>
        <w:t>Relationship</w:t>
      </w:r>
    </w:p>
    <w:p w14:paraId="306DDA17" w14:textId="4CB0EC14" w:rsidR="009317BA" w:rsidRDefault="009F1989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0B07427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Song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C64A049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user = models.ManyToManyField(</w:t>
      </w:r>
      <w:r w:rsidRPr="009F19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=User) </w:t>
      </w:r>
    </w:p>
    <w:p w14:paraId="0B65D921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song_name = models.CharField(</w:t>
      </w:r>
      <w:r w:rsidRPr="009F19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19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D478657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song_cat = models.CharField(</w:t>
      </w:r>
      <w:r w:rsidRPr="009F19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19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F99468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song_publish_date = models.DateField()</w:t>
      </w:r>
    </w:p>
    <w:p w14:paraId="50BF1F04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F15AFFF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E0DB7C9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9F1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19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singer_name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19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F504DF2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9F19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19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.join([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(i) </w:t>
      </w:r>
      <w:r w:rsidRPr="009F19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 </w:t>
      </w:r>
      <w:r w:rsidRPr="009F19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1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.user.all()])</w:t>
      </w:r>
    </w:p>
    <w:p w14:paraId="3A5D9A6D" w14:textId="06CB1209" w:rsidR="009F1989" w:rsidRDefault="009F1989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377FA3EF" w14:textId="47064BFF" w:rsidR="009F1989" w:rsidRDefault="009F1989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admin.py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281485EA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SongAdmin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F19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ModelAdmin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66217F5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list_display = [</w:t>
      </w:r>
      <w:r w:rsidRPr="009F19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"song_name"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F19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"singer_name"</w:t>
      </w: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C3DE373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D4B9DA1" w14:textId="77777777" w:rsidR="009F1989" w:rsidRPr="009F1989" w:rsidRDefault="009F1989" w:rsidP="009F19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19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admin.site.register(Song,SongAdmin)</w:t>
      </w:r>
    </w:p>
    <w:p w14:paraId="579E479B" w14:textId="77777777" w:rsidR="009F1989" w:rsidRPr="009F1989" w:rsidRDefault="009F1989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207A4159" w14:textId="2E11711E" w:rsidR="009317BA" w:rsidRPr="00781B36" w:rsidRDefault="00781B36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Class base View</w:t>
      </w:r>
    </w:p>
    <w:p w14:paraId="4AD0D077" w14:textId="77777777" w:rsidR="00781B36" w:rsidRPr="00781B36" w:rsidRDefault="00781B36" w:rsidP="00781B36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ind w:left="1080"/>
        <w:rPr>
          <w:b/>
          <w:bCs/>
          <w:color w:val="000000" w:themeColor="text1"/>
          <w:sz w:val="24"/>
          <w:szCs w:val="24"/>
          <w:lang w:val="en-US"/>
        </w:rPr>
      </w:pPr>
    </w:p>
    <w:p w14:paraId="7131D4AE" w14:textId="786B6363" w:rsidR="00781B36" w:rsidRPr="00781B36" w:rsidRDefault="00781B36" w:rsidP="00CF7902">
      <w:pPr>
        <w:pStyle w:val="ListParagraph"/>
        <w:numPr>
          <w:ilvl w:val="0"/>
          <w:numId w:val="20"/>
        </w:numPr>
        <w:pBdr>
          <w:bottom w:val="single" w:sz="4" w:space="1" w:color="auto"/>
        </w:pBdr>
        <w:shd w:val="clear" w:color="auto" w:fill="AEAAAA" w:themeFill="background2" w:themeFillShade="BF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781B36">
        <w:rPr>
          <w:b/>
          <w:bCs/>
          <w:color w:val="000000" w:themeColor="text1"/>
          <w:sz w:val="24"/>
          <w:szCs w:val="24"/>
          <w:highlight w:val="darkGray"/>
          <w:lang w:val="en-US"/>
        </w:rPr>
        <w:t>View</w:t>
      </w:r>
    </w:p>
    <w:p w14:paraId="1518EC09" w14:textId="1FB901C3" w:rsidR="009317BA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Forms.py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22E3C37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32C8EB50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Myform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0F83407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forms.CharField(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9069FD2" w14:textId="77777777" w:rsidR="00781B36" w:rsidRP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5CD32A48" w14:textId="73F79198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u w:val="single"/>
          <w:lang w:val="en-US"/>
        </w:rPr>
        <w:t>views.py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47419E1C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3B5B6A5E" w14:textId="308F51BB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ew</w:t>
      </w:r>
    </w:p>
    <w:p w14:paraId="3D0C7BF4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22FC176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.forms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Myform</w:t>
      </w:r>
    </w:p>
    <w:p w14:paraId="3C19D8F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144D4D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E6455C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 Class Base Views =======================</w:t>
      </w:r>
    </w:p>
    <w:p w14:paraId="0CFFB1B7" w14:textId="77777777" w:rsidR="00781B36" w:rsidRPr="00781B36" w:rsidRDefault="00781B36" w:rsidP="00781B3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518469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 [</w:t>
      </w:r>
      <w:r w:rsidRPr="00781B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get request===============================</w:t>
      </w:r>
    </w:p>
    <w:p w14:paraId="7A517C3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167204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Myview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F20D40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971E7F5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cn  = {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1DC615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,cn)</w:t>
      </w:r>
    </w:p>
    <w:p w14:paraId="3E8E4CEC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429D42C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3BD7F0B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BF819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 [</w:t>
      </w:r>
      <w:r w:rsidRPr="00781B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Post request =====================</w:t>
      </w:r>
    </w:p>
    <w:p w14:paraId="28DA76D6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0DBD7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MyForm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A297FC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516D19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Myform()</w:t>
      </w:r>
    </w:p>
    <w:p w14:paraId="0772D2A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"fm"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:fm})    </w:t>
      </w:r>
    </w:p>
    <w:p w14:paraId="5B088AB7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1BE68D7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0C9028F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fm = Myform(request.POST)</w:t>
      </w:r>
    </w:p>
    <w:p w14:paraId="2A73E49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fm.is_valid():</w:t>
      </w:r>
    </w:p>
    <w:p w14:paraId="3B14667E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81B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 form is successfully submitted"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ACC51F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"Thank you for submitted!!!"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9978EA" w14:textId="03FA16B7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2C463017" w14:textId="73C46589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u w:val="single"/>
          <w:lang w:val="en-US"/>
        </w:rPr>
        <w:t>home.html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1822487D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38FC4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18EF406D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{{fm}}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87509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84004" w14:textId="77777777" w:rsidR="00781B36" w:rsidRP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5081F72" w14:textId="7CC8B8C3" w:rsidR="00781B36" w:rsidRPr="00781B36" w:rsidRDefault="00781B36" w:rsidP="00CF7902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781B36">
        <w:rPr>
          <w:b/>
          <w:bCs/>
          <w:color w:val="000000" w:themeColor="text1"/>
          <w:sz w:val="32"/>
          <w:szCs w:val="32"/>
          <w:lang w:val="en-US"/>
        </w:rPr>
        <w:t>TemplateView</w:t>
      </w:r>
    </w:p>
    <w:p w14:paraId="06D99A23" w14:textId="259E8488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A6604D5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========================== Template View =======================</w:t>
      </w:r>
    </w:p>
    <w:p w14:paraId="76D439A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B52A3D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Mytemplateview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TemplateView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F224D30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"home.html"</w:t>
      </w:r>
    </w:p>
    <w:p w14:paraId="51F7FAE9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16199A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84F9F4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get_context_data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,**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kwargs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19E9FA3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context = </w:t>
      </w:r>
      <w:r w:rsidRPr="00781B3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().get_context_data(**kwargs)</w:t>
      </w:r>
    </w:p>
    <w:p w14:paraId="6D5F3489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context[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"Pradip"</w:t>
      </w:r>
    </w:p>
    <w:p w14:paraId="786F6394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context[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'surname'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"Kachhadiya"</w:t>
      </w:r>
    </w:p>
    <w:p w14:paraId="644C0FB0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81B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context</w:t>
      </w:r>
    </w:p>
    <w:p w14:paraId="4D4F1937" w14:textId="5502B491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63D61283" w14:textId="16EDCE82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home.html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77CF2A81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E8A1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24EF60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FE6E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917A3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81B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1B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C9026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2C3AA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A943FF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A27569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7F2D03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 is template view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EAD33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 :: {{name}}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74098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81B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Surname :: {{surname}}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5AA22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CCCEB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E2E43" w14:textId="77777777" w:rsidR="00781B36" w:rsidRPr="00781B36" w:rsidRDefault="00781B36" w:rsidP="00781B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81B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81B3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81C15" w14:textId="2A5B1118" w:rsidR="00781B36" w:rsidRDefault="00781B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02AB84E3" w14:textId="07B30D67" w:rsidR="00FD6136" w:rsidRPr="004A47EE" w:rsidRDefault="00FD6136" w:rsidP="00CF7902">
      <w:pPr>
        <w:pStyle w:val="ListParagraph"/>
        <w:numPr>
          <w:ilvl w:val="0"/>
          <w:numId w:val="2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4A47EE">
        <w:rPr>
          <w:b/>
          <w:bCs/>
          <w:color w:val="000000" w:themeColor="text1"/>
          <w:sz w:val="32"/>
          <w:szCs w:val="32"/>
          <w:lang w:val="en-US"/>
        </w:rPr>
        <w:t>Redirectview</w:t>
      </w:r>
    </w:p>
    <w:p w14:paraId="09A36B5F" w14:textId="7F6CCF5D" w:rsidR="00781B36" w:rsidRDefault="00FD61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E243FF8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0FB6E789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76DD2F75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FD61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RedirectView</w:t>
      </w:r>
    </w:p>
    <w:p w14:paraId="1E72A0A7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89F7F7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7DFA9BA3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231C569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613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path('',views.Myview.as_view()),</w:t>
      </w:r>
    </w:p>
    <w:p w14:paraId="1A6F171A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613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path('form/',views.MyForm.as_view()),</w:t>
      </w:r>
    </w:p>
    <w:p w14:paraId="32D5FEA3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69683E9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FD6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'temp/'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,views.Mytemplateview.as_view()),</w:t>
      </w:r>
    </w:p>
    <w:p w14:paraId="674F7389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path(</w:t>
      </w:r>
      <w:r w:rsidRPr="00FD6136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''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,RedirectView.as_view(</w:t>
      </w:r>
      <w:r w:rsidRPr="00FD6136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url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= </w:t>
      </w:r>
      <w:r w:rsidRPr="00FD6136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"temp/"</w:t>
      </w:r>
      <w:r w:rsidRPr="00FD613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))</w:t>
      </w:r>
    </w:p>
    <w:p w14:paraId="6E102C34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D7CB422" w14:textId="77777777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D6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5BCF6FE" w14:textId="50BB57CD" w:rsidR="00FD6136" w:rsidRPr="00FD6136" w:rsidRDefault="00FD6136" w:rsidP="00FD6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5C2AB5" w14:textId="5FE5DC95" w:rsidR="00FD6136" w:rsidRDefault="00FD6136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104C1A92" w14:textId="6B096D30" w:rsidR="004A47EE" w:rsidRPr="004A47EE" w:rsidRDefault="004A47EE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2D050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4A47EE">
        <w:rPr>
          <w:b/>
          <w:bCs/>
          <w:color w:val="000000" w:themeColor="text1"/>
          <w:sz w:val="32"/>
          <w:szCs w:val="32"/>
          <w:lang w:val="en-US"/>
        </w:rPr>
        <w:t>Generic Display View</w:t>
      </w:r>
    </w:p>
    <w:p w14:paraId="46A4DDB4" w14:textId="79FD5ADE" w:rsidR="004A47EE" w:rsidRPr="004A47EE" w:rsidRDefault="004A47EE" w:rsidP="00CF7902">
      <w:pPr>
        <w:pStyle w:val="ListParagraph"/>
        <w:numPr>
          <w:ilvl w:val="0"/>
          <w:numId w:val="21"/>
        </w:num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6"/>
          <w:szCs w:val="36"/>
          <w:highlight w:val="darkGray"/>
          <w:lang w:val="en-US"/>
        </w:rPr>
      </w:pPr>
      <w:r w:rsidRPr="004A47EE">
        <w:rPr>
          <w:b/>
          <w:bCs/>
          <w:color w:val="000000" w:themeColor="text1"/>
          <w:sz w:val="36"/>
          <w:szCs w:val="36"/>
          <w:highlight w:val="darkGray"/>
          <w:lang w:val="en-US"/>
        </w:rPr>
        <w:t>Listview:</w:t>
      </w:r>
    </w:p>
    <w:p w14:paraId="73B3AABD" w14:textId="52770F03" w:rsidR="00FD6136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653BFC2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django.db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models</w:t>
      </w:r>
    </w:p>
    <w:p w14:paraId="49453042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592C17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School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DFD5F93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484F90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 = models.IntegerField()</w:t>
      </w:r>
    </w:p>
    <w:p w14:paraId="3D2113E4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course = models.CharField(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04DDBB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ABB28D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91AE579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.name)</w:t>
      </w:r>
    </w:p>
    <w:p w14:paraId="3C87D37C" w14:textId="27E2283A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2A2E07AC" w14:textId="163186AA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admin.py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45123CEB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67B7D86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12F63A92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31A14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admin.site.register(School)</w:t>
      </w:r>
    </w:p>
    <w:p w14:paraId="0507D924" w14:textId="0A04B0AE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70FACA2A" w14:textId="56F99CD0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urls.py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67BB3C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42AC72C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6CBBC01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C5FC7C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3B742D3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views.Studentlistview.as_view()),</w:t>
      </w:r>
    </w:p>
    <w:p w14:paraId="72F8514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101B287" w14:textId="3B53F680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1F246C56" w14:textId="36813505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3E5849D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django.views.generic.list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ListView</w:t>
      </w:r>
    </w:p>
    <w:p w14:paraId="5C1536F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</w:t>
      </w:r>
    </w:p>
    <w:p w14:paraId="34EA5941" w14:textId="77777777" w:rsidR="00835C90" w:rsidRPr="00835C90" w:rsidRDefault="00835C90" w:rsidP="00835C9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6EDCF2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=========================================== List view ===========================================</w:t>
      </w:r>
    </w:p>
    <w:p w14:paraId="411EEA9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1A389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Studentlistview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ListView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AF99FE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model = School</w:t>
      </w:r>
    </w:p>
    <w:p w14:paraId="15DBCE25" w14:textId="1577E006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32D9F2C3" w14:textId="1745145C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835C90">
        <w:rPr>
          <w:b/>
          <w:bCs/>
          <w:color w:val="000000" w:themeColor="text1"/>
          <w:sz w:val="24"/>
          <w:szCs w:val="24"/>
          <w:highlight w:val="darkGray"/>
          <w:lang w:val="en-US"/>
        </w:rPr>
        <w:t>Customi</w:t>
      </w:r>
      <w:r w:rsidR="004A47EE">
        <w:rPr>
          <w:b/>
          <w:bCs/>
          <w:color w:val="000000" w:themeColor="text1"/>
          <w:sz w:val="24"/>
          <w:szCs w:val="24"/>
          <w:highlight w:val="darkGray"/>
          <w:lang w:val="en-US"/>
        </w:rPr>
        <w:t>za</w:t>
      </w:r>
      <w:r w:rsidRPr="00835C90">
        <w:rPr>
          <w:b/>
          <w:bCs/>
          <w:color w:val="000000" w:themeColor="text1"/>
          <w:sz w:val="24"/>
          <w:szCs w:val="24"/>
          <w:highlight w:val="darkGray"/>
          <w:lang w:val="en-US"/>
        </w:rPr>
        <w:t>tion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835C90">
        <w:rPr>
          <w:b/>
          <w:bCs/>
          <w:color w:val="000000" w:themeColor="text1"/>
          <w:sz w:val="24"/>
          <w:szCs w:val="24"/>
          <w:highlight w:val="darkGray"/>
          <w:lang w:val="en-US"/>
        </w:rPr>
        <w:t>in listview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508AB68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Studentlistview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ListView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48846EE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model = School  </w:t>
      </w:r>
    </w:p>
    <w:p w14:paraId="2B16110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'school/school.html'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0897D0B3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template_name_suffix = 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'_list'</w:t>
      </w:r>
    </w:p>
    <w:p w14:paraId="432E1B60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ordering = [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ADCFC21" w14:textId="6AF251CD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context_object_name = 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</w:t>
      </w:r>
      <w:r w:rsidRPr="00835C90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#</w:t>
      </w:r>
      <w:r w:rsidRPr="00835C90">
        <w:rPr>
          <w:rFonts w:ascii="Consolas" w:eastAsia="Times New Roman" w:hAnsi="Consolas" w:cs="Times New Roman"/>
          <w:color w:val="00B050"/>
          <w:sz w:val="18"/>
          <w:szCs w:val="18"/>
          <w:lang w:eastAsia="en-IN"/>
        </w:rPr>
        <w:t>Change in template’s context itreter</w:t>
      </w:r>
    </w:p>
    <w:p w14:paraId="6AC1580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65BD14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get_queryset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B7943FF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School.objects.filter(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"mech"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6328359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AE5D4E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get_template_names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24BCFE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.request.user.is_superuser:</w:t>
      </w:r>
    </w:p>
    <w:p w14:paraId="32731C7D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template_name = 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"school/superuser.html"</w:t>
      </w:r>
    </w:p>
    <w:p w14:paraId="0518B47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FCEFC0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template_name = 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.template_name</w:t>
      </w:r>
    </w:p>
    <w:p w14:paraId="62A7CCD2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835C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[template_name] </w:t>
      </w:r>
    </w:p>
    <w:p w14:paraId="70BF598A" w14:textId="5A696F2D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19DAF7DA" w14:textId="6F0D2877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3C1D2D">
        <w:rPr>
          <w:b/>
          <w:bCs/>
          <w:color w:val="000000" w:themeColor="text1"/>
          <w:sz w:val="24"/>
          <w:szCs w:val="24"/>
          <w:lang w:val="en-US"/>
        </w:rPr>
        <w:t>school</w:t>
      </w:r>
      <w:r w:rsidR="003C1D2D" w:rsidRPr="003C1D2D">
        <w:rPr>
          <w:b/>
          <w:bCs/>
          <w:color w:val="000000" w:themeColor="text1"/>
          <w:sz w:val="24"/>
          <w:szCs w:val="24"/>
          <w:lang w:val="en-US"/>
        </w:rPr>
        <w:t>_list</w:t>
      </w:r>
      <w:r w:rsidRPr="003C1D2D">
        <w:rPr>
          <w:b/>
          <w:bCs/>
          <w:color w:val="000000" w:themeColor="text1"/>
          <w:sz w:val="24"/>
          <w:szCs w:val="24"/>
          <w:lang w:val="en-US"/>
        </w:rPr>
        <w:t>.py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7714450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8F954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1F8FC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69C3D8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B2FAC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B0E38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Document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1495D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C4577B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5CDA62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 is listview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2AD2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dt in school_list %}</w:t>
      </w:r>
    </w:p>
    <w:p w14:paraId="7D28A86C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{{dt.name}}</w:t>
      </w:r>
    </w:p>
    <w:p w14:paraId="1BD2247B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{{dt.roll}}</w:t>
      </w:r>
    </w:p>
    <w:p w14:paraId="67CE563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{{dt.course}}</w:t>
      </w:r>
    </w:p>
    <w:p w14:paraId="71CEDD3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96145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0AE56943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3F6F9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092DF" w14:textId="22092681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5416EE9D" w14:textId="272884B0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Superuser.html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6F5714D1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6991F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D3C90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9355B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0C41E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835C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35C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30877E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super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CAC963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CA1EC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CB51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35C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 is super user page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C5C2A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28C086" w14:textId="77777777" w:rsidR="00835C90" w:rsidRPr="00835C90" w:rsidRDefault="00835C90" w:rsidP="00835C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35C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35C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7271B" w14:textId="6D778899" w:rsidR="00835C90" w:rsidRDefault="00835C90" w:rsidP="00EF1CF1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1DC0587C" w14:textId="06916E5B" w:rsidR="004A47EE" w:rsidRDefault="004A47EE" w:rsidP="00CF7902">
      <w:pPr>
        <w:pStyle w:val="ListParagraph"/>
        <w:numPr>
          <w:ilvl w:val="0"/>
          <w:numId w:val="21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highlight w:val="darkGray"/>
          <w:lang w:val="en-US"/>
        </w:rPr>
      </w:pPr>
      <w:r w:rsidRPr="004A47EE">
        <w:rPr>
          <w:b/>
          <w:bCs/>
          <w:color w:val="000000" w:themeColor="text1"/>
          <w:sz w:val="32"/>
          <w:szCs w:val="32"/>
          <w:highlight w:val="darkGray"/>
          <w:lang w:val="en-US"/>
        </w:rPr>
        <w:t>Detailview:</w:t>
      </w:r>
    </w:p>
    <w:p w14:paraId="144353A8" w14:textId="6E74D0A8" w:rsidR="004A47EE" w:rsidRPr="004A47EE" w:rsidRDefault="004A47EE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4A47EE">
        <w:rPr>
          <w:b/>
          <w:bCs/>
          <w:color w:val="000000" w:themeColor="text1"/>
          <w:sz w:val="28"/>
          <w:szCs w:val="28"/>
          <w:u w:val="single"/>
          <w:lang w:val="en-US"/>
        </w:rPr>
        <w:t>Urls.py:</w:t>
      </w:r>
    </w:p>
    <w:p w14:paraId="62684EE0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56A6D598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 </w:t>
      </w: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595D0979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415E51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23CC30D4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4A47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'list/'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views.Studentlistview.as_view()),</w:t>
      </w:r>
    </w:p>
    <w:p w14:paraId="6B7A01F7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4A47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'detail/&lt;int:pk&gt;'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views.Studentdetail.as_view()),</w:t>
      </w:r>
    </w:p>
    <w:p w14:paraId="42AA4F7A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B7C0C8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275B7C4" w14:textId="784D5168" w:rsidR="004A47EE" w:rsidRDefault="004A47EE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938FF63" w14:textId="70422A5B" w:rsidR="004A47EE" w:rsidRDefault="004A47EE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4A47EE">
        <w:rPr>
          <w:b/>
          <w:bCs/>
          <w:color w:val="000000" w:themeColor="text1"/>
          <w:sz w:val="32"/>
          <w:szCs w:val="32"/>
          <w:u w:val="single"/>
          <w:lang w:val="en-US"/>
        </w:rPr>
        <w:t>Views.py</w:t>
      </w: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:</w:t>
      </w:r>
    </w:p>
    <w:p w14:paraId="4D7BE1F5" w14:textId="0A2F3091" w:rsid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django.views.generic.detail </w:t>
      </w:r>
      <w:r w:rsidRPr="004A47E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DetailView</w:t>
      </w:r>
    </w:p>
    <w:p w14:paraId="4F66E8A4" w14:textId="77777777" w:rsid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65F91C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A47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Studentdetail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7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DetailView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8126DD5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model = School</w:t>
      </w:r>
    </w:p>
    <w:p w14:paraId="660C42DE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F6E2B37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407CE4C0" w14:textId="19F734F8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 xml:space="preserve"># </w:t>
      </w:r>
      <w:r w:rsidRPr="004A47EE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============= Customi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za</w:t>
      </w:r>
      <w:r w:rsidRPr="004A47EE">
        <w:rPr>
          <w:rFonts w:ascii="Consolas" w:eastAsia="Times New Roman" w:hAnsi="Consolas" w:cs="Times New Roman"/>
          <w:color w:val="00B050"/>
          <w:sz w:val="21"/>
          <w:szCs w:val="21"/>
          <w:lang w:eastAsia="en-IN"/>
        </w:rPr>
        <w:t>tion ==============</w:t>
      </w:r>
    </w:p>
    <w:p w14:paraId="126078B0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02B0BC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A47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Studentdetail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7E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DetailView</w:t>
      </w: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442E9FF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model = School</w:t>
      </w:r>
    </w:p>
    <w:p w14:paraId="4617C356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8ADA312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4A47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'school/school.html'</w:t>
      </w:r>
    </w:p>
    <w:p w14:paraId="5855A16F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context_object_name = </w:t>
      </w:r>
      <w:r w:rsidRPr="004A47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"st"</w:t>
      </w:r>
    </w:p>
    <w:p w14:paraId="681F0C7E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7E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pk_url_kwarg = </w:t>
      </w:r>
      <w:r w:rsidRPr="004A47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</w:p>
    <w:p w14:paraId="454974EF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984A19" w14:textId="77777777" w:rsidR="004A47EE" w:rsidRPr="004A47EE" w:rsidRDefault="004A47EE" w:rsidP="004A4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5FDE38" w14:textId="7A7ADA93" w:rsidR="004A47EE" w:rsidRDefault="004A47EE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6203AA7" w14:textId="6503B3A7" w:rsidR="003C1D2D" w:rsidRPr="003C1D2D" w:rsidRDefault="003C1D2D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lang w:val="en-US"/>
        </w:rPr>
      </w:pPr>
      <w:r w:rsidRPr="003C1D2D">
        <w:rPr>
          <w:b/>
          <w:bCs/>
          <w:color w:val="000000" w:themeColor="text1"/>
          <w:sz w:val="32"/>
          <w:szCs w:val="32"/>
          <w:lang w:val="en-US"/>
        </w:rPr>
        <w:t>school_detail:</w:t>
      </w:r>
    </w:p>
    <w:p w14:paraId="4A77E4C8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0BA0C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D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E660D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DFF20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D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9158F3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D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D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0E3274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Detail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24D41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A8A88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B16E07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 is detail view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D6EE97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{{school.id}}</w:t>
      </w:r>
    </w:p>
    <w:p w14:paraId="1E8BEE00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{{school.name}}</w:t>
      </w:r>
    </w:p>
    <w:p w14:paraId="793632FD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{{school.roll}}</w:t>
      </w:r>
    </w:p>
    <w:p w14:paraId="2F4F0E92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{{school.course}}</w:t>
      </w:r>
    </w:p>
    <w:p w14:paraId="06EEB7DB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0049C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C1D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D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"/list"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C1D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D830D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97445" w14:textId="77777777" w:rsidR="003C1D2D" w:rsidRPr="003C1D2D" w:rsidRDefault="003C1D2D" w:rsidP="003C1D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C1D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C1D2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FEDBA" w14:textId="77777777" w:rsidR="003C1D2D" w:rsidRPr="004A47EE" w:rsidRDefault="003C1D2D" w:rsidP="004A47EE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9F2C1DE" w14:textId="42389B7E" w:rsidR="00FD6136" w:rsidRPr="00882282" w:rsidRDefault="00882282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92D050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Generic Editing View</w:t>
      </w:r>
    </w:p>
    <w:p w14:paraId="3B2013EF" w14:textId="6E2270CB" w:rsidR="00FD6136" w:rsidRDefault="0047454D" w:rsidP="00CF7902">
      <w:pPr>
        <w:pStyle w:val="ListParagraph"/>
        <w:numPr>
          <w:ilvl w:val="0"/>
          <w:numId w:val="22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highlight w:val="darkGray"/>
          <w:lang w:val="en-US"/>
        </w:rPr>
      </w:pPr>
      <w:r w:rsidRPr="0047454D">
        <w:rPr>
          <w:b/>
          <w:bCs/>
          <w:color w:val="000000" w:themeColor="text1"/>
          <w:sz w:val="24"/>
          <w:szCs w:val="24"/>
          <w:highlight w:val="darkGray"/>
          <w:lang w:val="en-US"/>
        </w:rPr>
        <w:t>Form view:</w:t>
      </w:r>
    </w:p>
    <w:p w14:paraId="3A4E0F10" w14:textId="23180B95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47454D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47454D">
        <w:rPr>
          <w:b/>
          <w:bCs/>
          <w:color w:val="000000" w:themeColor="text1"/>
          <w:sz w:val="24"/>
          <w:szCs w:val="24"/>
          <w:u w:val="single"/>
          <w:lang w:val="en-US"/>
        </w:rPr>
        <w:t>Forms.py:</w:t>
      </w:r>
    </w:p>
    <w:p w14:paraId="14E76F23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forms</w:t>
      </w:r>
    </w:p>
    <w:p w14:paraId="0D9F3C21" w14:textId="77777777" w:rsidR="0047454D" w:rsidRPr="0047454D" w:rsidRDefault="0047454D" w:rsidP="004745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D26A1F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Myform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33E0094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forms.CharField(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A8F506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email = forms.EmailField()</w:t>
      </w:r>
    </w:p>
    <w:p w14:paraId="08CCB70F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msg = forms.CharField(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widget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=forms.Textarea)</w:t>
      </w:r>
    </w:p>
    <w:p w14:paraId="6C811F07" w14:textId="30975FB1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highlight w:val="darkGray"/>
          <w:u w:val="single"/>
          <w:lang w:val="en-US"/>
        </w:rPr>
      </w:pPr>
    </w:p>
    <w:p w14:paraId="3A3EC758" w14:textId="2BAB7FF0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47454D"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60A1DFC3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django.views.generic.edit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FormView</w:t>
      </w:r>
    </w:p>
    <w:p w14:paraId="3D1232D4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.forms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Myform</w:t>
      </w:r>
    </w:p>
    <w:p w14:paraId="7E34B392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TemplateView</w:t>
      </w:r>
    </w:p>
    <w:p w14:paraId="46D9EFF5" w14:textId="31D77707" w:rsid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</w:t>
      </w:r>
    </w:p>
    <w:p w14:paraId="31FE0609" w14:textId="793A4D79" w:rsid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6EE922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My_form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FormView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9F26716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template_name = 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'school/contact.html'</w:t>
      </w:r>
    </w:p>
    <w:p w14:paraId="23699781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form_class = Myform</w:t>
      </w:r>
    </w:p>
    <w:p w14:paraId="24E5ED02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success_url = 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'/thanks/'</w:t>
      </w:r>
    </w:p>
    <w:p w14:paraId="23C22199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98FA313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454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=========================== Aditional feature =====================</w:t>
      </w:r>
    </w:p>
    <w:p w14:paraId="46700E75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53E77053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form_valid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0CD077A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(form.cleaned_data[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04A4BFAC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(form.cleaned_data[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3F59CFC6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(form.cleaned_data[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"msg"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7384B1CC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HttpResponse(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"Thank You For register bro!!!!!!!!!"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4A5DB44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9D998CB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Thanks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7454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TemplateView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BC77C77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'school/thanks.html'</w:t>
      </w:r>
    </w:p>
    <w:p w14:paraId="4CBB22BA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57D3CE" w14:textId="4EFE971A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17F7B14A" w14:textId="4650CE8E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contact.html:</w:t>
      </w:r>
    </w:p>
    <w:p w14:paraId="2083852A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986A08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8A394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8232F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0A8151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FBF97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form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35E26B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BDF30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EE16BE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B5CDA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2355EB44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{{form.as_p}}</w:t>
      </w:r>
    </w:p>
    <w:p w14:paraId="322F61E7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745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745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B985C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0D92A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7EEA3" w14:textId="77777777" w:rsidR="0047454D" w:rsidRPr="0047454D" w:rsidRDefault="0047454D" w:rsidP="00474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745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4745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1049D" w14:textId="5038DD77" w:rsidR="0047454D" w:rsidRDefault="0047454D" w:rsidP="0047454D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3094ED0E" w14:textId="698B261F" w:rsidR="002739A6" w:rsidRPr="002739A6" w:rsidRDefault="002739A6" w:rsidP="00CF7902">
      <w:pPr>
        <w:pStyle w:val="ListParagraph"/>
        <w:numPr>
          <w:ilvl w:val="0"/>
          <w:numId w:val="22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highlight w:val="darkGray"/>
          <w:lang w:val="en-US"/>
        </w:rPr>
      </w:pPr>
      <w:r w:rsidRPr="002739A6">
        <w:rPr>
          <w:b/>
          <w:bCs/>
          <w:color w:val="000000" w:themeColor="text1"/>
          <w:sz w:val="24"/>
          <w:szCs w:val="24"/>
          <w:highlight w:val="darkGray"/>
          <w:lang w:val="en-US"/>
        </w:rPr>
        <w:t>CreateView:</w:t>
      </w:r>
    </w:p>
    <w:p w14:paraId="1A4260E2" w14:textId="739502DD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2739A6">
        <w:rPr>
          <w:b/>
          <w:bCs/>
          <w:color w:val="000000" w:themeColor="text1"/>
          <w:sz w:val="24"/>
          <w:szCs w:val="24"/>
          <w:lang w:val="en-US"/>
        </w:rPr>
        <w:t xml:space="preserve">  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urls</w:t>
      </w:r>
      <w:r w:rsidRPr="002739A6">
        <w:rPr>
          <w:b/>
          <w:bCs/>
          <w:color w:val="000000" w:themeColor="text1"/>
          <w:sz w:val="24"/>
          <w:szCs w:val="24"/>
          <w:u w:val="single"/>
          <w:lang w:val="en-US"/>
        </w:rPr>
        <w:t>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6B9F0AE4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'create/'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views.Formcreate.as_view(),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"formcreate"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F71B414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CA50F6" w14:textId="369BCD06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12153906" w14:textId="01003ABE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2739A6">
        <w:rPr>
          <w:b/>
          <w:bCs/>
          <w:color w:val="000000" w:themeColor="text1"/>
          <w:sz w:val="24"/>
          <w:szCs w:val="24"/>
          <w:u w:val="single"/>
          <w:lang w:val="en-US"/>
        </w:rPr>
        <w:t>views.py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53F0F7D8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django.views.generic.edit </w:t>
      </w:r>
      <w:r w:rsidRPr="002F1C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FormView, CreateView, UpdateView</w:t>
      </w:r>
    </w:p>
    <w:p w14:paraId="5F2CD812" w14:textId="77777777" w:rsidR="002F1CC3" w:rsidRDefault="002F1CC3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767D1A45" w14:textId="200E49AB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Formcreate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CreateView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865D230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model = School</w:t>
      </w:r>
    </w:p>
    <w:p w14:paraId="353D3E80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fields = [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9937DC9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success_url  = 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'/thanks/'</w:t>
      </w:r>
    </w:p>
    <w:p w14:paraId="00DA3510" w14:textId="7A4D2DDB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7DE52058" w14:textId="78D48A46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2739A6">
        <w:rPr>
          <w:b/>
          <w:bCs/>
          <w:color w:val="000000" w:themeColor="text1"/>
          <w:sz w:val="24"/>
          <w:szCs w:val="24"/>
          <w:lang w:val="en-US"/>
        </w:rPr>
        <w:t>school_form.html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14:paraId="02743912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E1D7D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7E15DB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197469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3B1BD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169873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form_create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E31FC3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64738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715D8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 Form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DEBE4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F5D5F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603DF3A8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{{form.as_p}}</w:t>
      </w:r>
    </w:p>
    <w:p w14:paraId="43B94E52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E74E9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7CF4E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8DA2D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739A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98EDA" w14:textId="3416A6F9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lang w:val="en-US"/>
        </w:rPr>
      </w:pPr>
    </w:p>
    <w:p w14:paraId="641061E4" w14:textId="443D3F5D" w:rsidR="002739A6" w:rsidRP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Models.py: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             </w:t>
      </w:r>
      <w:r w:rsidRPr="002739A6">
        <w:rPr>
          <w:b/>
          <w:bCs/>
          <w:color w:val="FF0000"/>
          <w:sz w:val="24"/>
          <w:szCs w:val="24"/>
          <w:lang w:val="en-US"/>
        </w:rPr>
        <w:sym w:font="Wingdings" w:char="F0E8"/>
      </w:r>
      <w:r w:rsidRPr="002739A6">
        <w:rPr>
          <w:b/>
          <w:bCs/>
          <w:color w:val="FF0000"/>
          <w:sz w:val="24"/>
          <w:szCs w:val="24"/>
          <w:lang w:val="en-US"/>
        </w:rPr>
        <w:t xml:space="preserve"> This is additional feature</w:t>
      </w:r>
      <w:r w:rsidRPr="002739A6">
        <w:rPr>
          <w:b/>
          <w:bCs/>
          <w:color w:val="FF0000"/>
          <w:sz w:val="24"/>
          <w:szCs w:val="24"/>
          <w:lang w:val="en-US"/>
        </w:rPr>
        <w:sym w:font="Wingdings" w:char="F0E7"/>
      </w:r>
    </w:p>
    <w:p w14:paraId="0B4CBABA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School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9A42C9E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name = models.CharField(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5061F8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roll = models.IntegerField()</w:t>
      </w:r>
    </w:p>
    <w:p w14:paraId="08CB4642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course = models.CharField(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3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52F950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7F3359C2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00776A9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273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.name)</w:t>
      </w:r>
    </w:p>
    <w:p w14:paraId="69603617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B080492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739A6">
        <w:rPr>
          <w:rFonts w:ascii="Consolas" w:eastAsia="Times New Roman" w:hAnsi="Consolas" w:cs="Times New Roman"/>
          <w:color w:val="569CD6"/>
          <w:sz w:val="21"/>
          <w:szCs w:val="21"/>
          <w:highlight w:val="red"/>
          <w:lang w:eastAsia="en-IN"/>
        </w:rPr>
        <w:t>def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</w:t>
      </w:r>
      <w:r w:rsidRPr="002739A6">
        <w:rPr>
          <w:rFonts w:ascii="Consolas" w:eastAsia="Times New Roman" w:hAnsi="Consolas" w:cs="Times New Roman"/>
          <w:color w:val="DCDCAA"/>
          <w:sz w:val="21"/>
          <w:szCs w:val="21"/>
          <w:highlight w:val="red"/>
          <w:lang w:eastAsia="en-IN"/>
        </w:rPr>
        <w:t>get_absolute_url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(</w:t>
      </w:r>
      <w:r w:rsidRPr="002739A6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self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):</w:t>
      </w:r>
    </w:p>
    <w:p w14:paraId="6DA42450" w14:textId="77777777" w:rsidR="002739A6" w:rsidRPr="002739A6" w:rsidRDefault="002739A6" w:rsidP="002739A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    </w:t>
      </w:r>
      <w:r w:rsidRPr="002739A6">
        <w:rPr>
          <w:rFonts w:ascii="Consolas" w:eastAsia="Times New Roman" w:hAnsi="Consolas" w:cs="Times New Roman"/>
          <w:color w:val="C586C0"/>
          <w:sz w:val="21"/>
          <w:szCs w:val="21"/>
          <w:highlight w:val="red"/>
          <w:lang w:eastAsia="en-IN"/>
        </w:rPr>
        <w:t>return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reverse(</w:t>
      </w:r>
      <w:r w:rsidRPr="002739A6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"formcreate"</w:t>
      </w:r>
      <w:r w:rsidRPr="002739A6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</w:t>
      </w:r>
    </w:p>
    <w:p w14:paraId="606C1C93" w14:textId="29A5F085" w:rsidR="002739A6" w:rsidRDefault="002739A6" w:rsidP="002739A6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5E08F827" w14:textId="1F1F5A5A" w:rsidR="00DC72DF" w:rsidRDefault="00DC72DF" w:rsidP="00CF7902">
      <w:pPr>
        <w:pStyle w:val="ListParagraph"/>
        <w:numPr>
          <w:ilvl w:val="0"/>
          <w:numId w:val="23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DC72DF">
        <w:rPr>
          <w:b/>
          <w:bCs/>
          <w:color w:val="FF0000"/>
          <w:sz w:val="24"/>
          <w:szCs w:val="24"/>
          <w:lang w:val="en-US"/>
        </w:rPr>
        <w:t>Give a css in form using below method</w:t>
      </w:r>
      <w:r>
        <w:rPr>
          <w:b/>
          <w:bCs/>
          <w:color w:val="FF0000"/>
          <w:sz w:val="24"/>
          <w:szCs w:val="24"/>
          <w:lang w:val="en-US"/>
        </w:rPr>
        <w:t>…..</w:t>
      </w:r>
    </w:p>
    <w:p w14:paraId="10D9FC2D" w14:textId="11CD9191" w:rsidR="00DC72DF" w:rsidRDefault="00DC72DF" w:rsidP="00DC72DF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Views.py:</w:t>
      </w:r>
    </w:p>
    <w:p w14:paraId="64D12557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C72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Formcreate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C72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CreateView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692781C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model = School</w:t>
      </w:r>
    </w:p>
    <w:p w14:paraId="7C16AD86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fields = [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D0BE857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success_url  = 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'/thanks/'</w:t>
      </w:r>
    </w:p>
    <w:p w14:paraId="1CDD126C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68187147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DC72DF">
        <w:rPr>
          <w:rFonts w:ascii="Consolas" w:eastAsia="Times New Roman" w:hAnsi="Consolas" w:cs="Times New Roman"/>
          <w:color w:val="569CD6"/>
          <w:sz w:val="21"/>
          <w:szCs w:val="21"/>
          <w:highlight w:val="red"/>
          <w:lang w:eastAsia="en-IN"/>
        </w:rPr>
        <w:t>def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</w:t>
      </w:r>
      <w:r w:rsidRPr="00DC72DF">
        <w:rPr>
          <w:rFonts w:ascii="Consolas" w:eastAsia="Times New Roman" w:hAnsi="Consolas" w:cs="Times New Roman"/>
          <w:color w:val="DCDCAA"/>
          <w:sz w:val="21"/>
          <w:szCs w:val="21"/>
          <w:highlight w:val="red"/>
          <w:lang w:eastAsia="en-IN"/>
        </w:rPr>
        <w:t>get_form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(</w:t>
      </w:r>
      <w:r w:rsidRPr="00DC72DF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self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):</w:t>
      </w:r>
    </w:p>
    <w:p w14:paraId="0CBEABE7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form = </w:t>
      </w:r>
      <w:r w:rsidRPr="00DC72DF">
        <w:rPr>
          <w:rFonts w:ascii="Consolas" w:eastAsia="Times New Roman" w:hAnsi="Consolas" w:cs="Times New Roman"/>
          <w:color w:val="4EC9B0"/>
          <w:sz w:val="21"/>
          <w:szCs w:val="21"/>
          <w:highlight w:val="red"/>
          <w:lang w:eastAsia="en-IN"/>
        </w:rPr>
        <w:t>super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().get_form()</w:t>
      </w:r>
    </w:p>
    <w:p w14:paraId="09D5811B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form.fields[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"name"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].widget = forms.TextInput(</w:t>
      </w:r>
      <w:r w:rsidRPr="00DC72DF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attrs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={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'class'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: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'myclass'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})</w:t>
      </w:r>
    </w:p>
    <w:p w14:paraId="5EC6A786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form.fields[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"roll"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].widget = forms.NumberInput(</w:t>
      </w:r>
      <w:r w:rsidRPr="00DC72DF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attrs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={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'class'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: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'myint'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})</w:t>
      </w:r>
    </w:p>
    <w:p w14:paraId="06159ACC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form.fields[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"course"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].widget = forms.TextInput(</w:t>
      </w:r>
      <w:r w:rsidRPr="00DC72DF">
        <w:rPr>
          <w:rFonts w:ascii="Consolas" w:eastAsia="Times New Roman" w:hAnsi="Consolas" w:cs="Times New Roman"/>
          <w:color w:val="9CDCFE"/>
          <w:sz w:val="21"/>
          <w:szCs w:val="21"/>
          <w:highlight w:val="red"/>
          <w:lang w:eastAsia="en-IN"/>
        </w:rPr>
        <w:t>attrs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={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'class'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:</w:t>
      </w:r>
      <w:r w:rsidRPr="00DC72DF">
        <w:rPr>
          <w:rFonts w:ascii="Consolas" w:eastAsia="Times New Roman" w:hAnsi="Consolas" w:cs="Times New Roman"/>
          <w:color w:val="CE9178"/>
          <w:sz w:val="21"/>
          <w:szCs w:val="21"/>
          <w:highlight w:val="red"/>
          <w:lang w:eastAsia="en-IN"/>
        </w:rPr>
        <w:t>'mycs'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})</w:t>
      </w:r>
    </w:p>
    <w:p w14:paraId="05E032CB" w14:textId="77777777" w:rsidR="00DC72DF" w:rsidRPr="00DC72DF" w:rsidRDefault="00DC72DF" w:rsidP="00DC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   </w:t>
      </w:r>
      <w:r w:rsidRPr="00DC72DF">
        <w:rPr>
          <w:rFonts w:ascii="Consolas" w:eastAsia="Times New Roman" w:hAnsi="Consolas" w:cs="Times New Roman"/>
          <w:color w:val="C586C0"/>
          <w:sz w:val="21"/>
          <w:szCs w:val="21"/>
          <w:highlight w:val="red"/>
          <w:lang w:eastAsia="en-IN"/>
        </w:rPr>
        <w:t>return</w:t>
      </w:r>
      <w:r w:rsidRPr="00DC72DF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 form</w:t>
      </w:r>
    </w:p>
    <w:p w14:paraId="16561EE7" w14:textId="17911728" w:rsidR="00DC72DF" w:rsidRDefault="00DC72DF" w:rsidP="00DC72DF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34321E81" w14:textId="1536B265" w:rsidR="002F1CC3" w:rsidRPr="002F1CC3" w:rsidRDefault="002F1CC3" w:rsidP="00CF7902">
      <w:pPr>
        <w:pStyle w:val="ListParagraph"/>
        <w:numPr>
          <w:ilvl w:val="0"/>
          <w:numId w:val="22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highlight w:val="darkGray"/>
          <w:lang w:val="en-US"/>
        </w:rPr>
      </w:pPr>
      <w:r w:rsidRPr="002F1CC3">
        <w:rPr>
          <w:b/>
          <w:bCs/>
          <w:color w:val="000000" w:themeColor="text1"/>
          <w:sz w:val="24"/>
          <w:szCs w:val="24"/>
          <w:highlight w:val="darkGray"/>
          <w:lang w:val="en-US"/>
        </w:rPr>
        <w:t>Updateview:</w:t>
      </w:r>
    </w:p>
    <w:p w14:paraId="6E667E11" w14:textId="54B179D6" w:rsidR="002F1CC3" w:rsidRDefault="002F1CC3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Views.py:</w:t>
      </w:r>
    </w:p>
    <w:p w14:paraId="3C122B27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django.views.generic.edit </w:t>
      </w:r>
      <w:r w:rsidRPr="002F1C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FormView, CreateView, UpdateView</w:t>
      </w:r>
    </w:p>
    <w:p w14:paraId="31D4D37A" w14:textId="77777777" w:rsid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31D973D3" w14:textId="680563DC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F1C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Formupdate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F1C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UpdateView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E3D37FF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model = School</w:t>
      </w:r>
    </w:p>
    <w:p w14:paraId="0D9A2362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fields = 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'__all__'</w:t>
      </w:r>
    </w:p>
    <w:p w14:paraId="6D4C0FE2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success_url = 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'/thanks/'</w:t>
      </w:r>
    </w:p>
    <w:p w14:paraId="1A0A5487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9598999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1B008229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2F1CC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=================== For apply css =================</w:t>
      </w:r>
    </w:p>
    <w:p w14:paraId="7D8E0E9F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4DD3DEA6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2F1C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F1CC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get_form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F1CC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4116DEE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form = </w:t>
      </w:r>
      <w:r w:rsidRPr="002F1C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().get_form()</w:t>
      </w:r>
    </w:p>
    <w:p w14:paraId="3BB32551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form.fields[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].widget = forms.TextInput(</w:t>
      </w:r>
      <w:r w:rsidRPr="002F1CC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attrs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'myclass'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62AB76CE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form.fields[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"roll"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].widget = forms.NumberInput(</w:t>
      </w:r>
      <w:r w:rsidRPr="002F1CC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attrs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'myint'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66F9A9A1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form.fields[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"course"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].widget = forms.TextInput(</w:t>
      </w:r>
      <w:r w:rsidRPr="002F1CC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attrs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'mycs'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2ED7BCE" w14:textId="77777777" w:rsidR="002F1CC3" w:rsidRPr="002F1CC3" w:rsidRDefault="002F1CC3" w:rsidP="002F1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F1C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form</w:t>
      </w:r>
    </w:p>
    <w:p w14:paraId="379BDE8F" w14:textId="627F4558" w:rsidR="002F1CC3" w:rsidRDefault="002F1CC3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47943EA0" w14:textId="5EE71EFF" w:rsidR="002F1CC3" w:rsidRDefault="002F1CC3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urls.py:</w:t>
      </w:r>
    </w:p>
    <w:p w14:paraId="7A1A6DB7" w14:textId="43B09308" w:rsidR="002F1CC3" w:rsidRPr="002F1CC3" w:rsidRDefault="002F1CC3" w:rsidP="002F1CC3">
      <w:pPr>
        <w:shd w:val="clear" w:color="auto" w:fill="1E1E1E"/>
        <w:spacing w:line="285" w:lineRule="atLeast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path(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'update/&lt;int:pk&gt;'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views.Formupdate.as_view(),</w:t>
      </w:r>
      <w:r w:rsidRPr="002F1CC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2F1CC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"formupdate"</w:t>
      </w:r>
      <w:r w:rsidRPr="002F1C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39CF7AC" w14:textId="41E89F8E" w:rsidR="002F1CC3" w:rsidRPr="002F1CC3" w:rsidRDefault="002F1CC3" w:rsidP="002F1CC3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2F1CC3">
        <w:rPr>
          <w:b/>
          <w:bCs/>
          <w:color w:val="000000" w:themeColor="text1"/>
          <w:sz w:val="24"/>
          <w:szCs w:val="24"/>
          <w:lang w:val="en-US"/>
        </w:rPr>
        <w:t>school_form.html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: </w:t>
      </w:r>
      <w:r w:rsidRPr="002F1CC3">
        <w:rPr>
          <w:b/>
          <w:bCs/>
          <w:color w:val="FF0000"/>
          <w:sz w:val="24"/>
          <w:szCs w:val="24"/>
          <w:lang w:val="en-US"/>
        </w:rPr>
        <w:sym w:font="Wingdings" w:char="F0E8"/>
      </w:r>
      <w:r>
        <w:rPr>
          <w:b/>
          <w:bCs/>
          <w:color w:val="FF0000"/>
          <w:sz w:val="24"/>
          <w:szCs w:val="24"/>
          <w:lang w:val="en-US"/>
        </w:rPr>
        <w:t>Same as create views</w:t>
      </w:r>
      <w:r w:rsidRPr="002F1CC3">
        <w:rPr>
          <w:b/>
          <w:bCs/>
          <w:color w:val="FF0000"/>
          <w:sz w:val="24"/>
          <w:szCs w:val="24"/>
          <w:lang w:val="en-US"/>
        </w:rPr>
        <w:sym w:font="Wingdings" w:char="F0E7"/>
      </w:r>
    </w:p>
    <w:p w14:paraId="0AF76B00" w14:textId="69C2438F" w:rsidR="002F1CC3" w:rsidRDefault="002F1CC3" w:rsidP="00CF7902">
      <w:pPr>
        <w:pStyle w:val="ListParagraph"/>
        <w:numPr>
          <w:ilvl w:val="0"/>
          <w:numId w:val="22"/>
        </w:num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highlight w:val="darkGray"/>
          <w:lang w:val="en-US"/>
        </w:rPr>
      </w:pPr>
      <w:r>
        <w:rPr>
          <w:b/>
          <w:bCs/>
          <w:color w:val="000000" w:themeColor="text1"/>
          <w:sz w:val="24"/>
          <w:szCs w:val="24"/>
          <w:highlight w:val="darkGray"/>
          <w:lang w:val="en-US"/>
        </w:rPr>
        <w:t>Delete View:</w:t>
      </w:r>
    </w:p>
    <w:p w14:paraId="5CA6A861" w14:textId="649E88DB" w:rsidR="002F1CC3" w:rsidRDefault="00214CEA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214CEA">
        <w:rPr>
          <w:b/>
          <w:bCs/>
          <w:color w:val="000000" w:themeColor="text1"/>
          <w:sz w:val="24"/>
          <w:szCs w:val="24"/>
          <w:u w:val="single"/>
          <w:lang w:val="en-US"/>
        </w:rPr>
        <w:t>Views.py:</w:t>
      </w:r>
    </w:p>
    <w:p w14:paraId="1D5CA402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Formdelete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14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DeleteView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60C9016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model = School</w:t>
      </w:r>
    </w:p>
    <w:p w14:paraId="2B0047AD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success_url = 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'/list/'</w:t>
      </w:r>
    </w:p>
    <w:p w14:paraId="30F52C46" w14:textId="44CA8DB7" w:rsidR="00214CEA" w:rsidRDefault="00214CEA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29AB8577" w14:textId="15856604" w:rsidR="00214CEA" w:rsidRDefault="00214CEA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urls.py:</w:t>
      </w:r>
    </w:p>
    <w:p w14:paraId="73F0B99F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'delete/&lt;int:pk&gt;'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views.Formdelete.as_view(),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"formdelete"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50DF554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A768A4" w14:textId="33899F5D" w:rsidR="00214CEA" w:rsidRDefault="00214CEA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41B37266" w14:textId="5CAF6358" w:rsidR="00214CEA" w:rsidRDefault="00214CEA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school_comfirm_delete.html:</w:t>
      </w:r>
    </w:p>
    <w:p w14:paraId="13F23E75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2C02E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38EF6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B03C94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098A2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C78C3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delete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71AF9F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B5E58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0F5246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Are You Sure!!!!!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D42E75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070EFA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21D669CF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A5EDA3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4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4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"/list"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A4BF9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16D6C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F732C" w14:textId="77777777" w:rsidR="00214CEA" w:rsidRPr="00214CEA" w:rsidRDefault="00214CEA" w:rsidP="00214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4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214CE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E2EF18" w14:textId="77777777" w:rsidR="00E83635" w:rsidRDefault="00E83635" w:rsidP="002F1CC3">
      <w:pPr>
        <w:pStyle w:val="ListParagraph"/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4B36DE9D" w14:textId="08320B3E" w:rsidR="00E83635" w:rsidRPr="00E83635" w:rsidRDefault="00E83635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E83635">
        <w:rPr>
          <w:b/>
          <w:bCs/>
          <w:color w:val="000000" w:themeColor="text1"/>
          <w:sz w:val="32"/>
          <w:szCs w:val="32"/>
          <w:lang w:val="en-US"/>
        </w:rPr>
        <w:t>Authentication View</w:t>
      </w:r>
    </w:p>
    <w:p w14:paraId="1137BEB0" w14:textId="495B83BD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 w:rsidRPr="00E83635">
        <w:rPr>
          <w:b/>
          <w:bCs/>
          <w:color w:val="FF0000"/>
          <w:sz w:val="24"/>
          <w:szCs w:val="24"/>
          <w:lang w:val="en-US"/>
        </w:rPr>
        <w:t xml:space="preserve">Django Bydefault </w:t>
      </w:r>
      <w:r>
        <w:rPr>
          <w:b/>
          <w:bCs/>
          <w:color w:val="FF0000"/>
          <w:sz w:val="24"/>
          <w:szCs w:val="24"/>
          <w:lang w:val="en-US"/>
        </w:rPr>
        <w:t>provide this view…….</w:t>
      </w:r>
    </w:p>
    <w:p w14:paraId="56D9B32A" w14:textId="1372C748" w:rsidR="004F263E" w:rsidRPr="004F263E" w:rsidRDefault="004F263E" w:rsidP="00CF7902">
      <w:pPr>
        <w:pStyle w:val="ListParagraph"/>
        <w:numPr>
          <w:ilvl w:val="0"/>
          <w:numId w:val="24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highlight w:val="darkGray"/>
          <w:lang w:val="en-US"/>
        </w:rPr>
      </w:pPr>
      <w:r w:rsidRPr="004F263E">
        <w:rPr>
          <w:b/>
          <w:bCs/>
          <w:color w:val="000000" w:themeColor="text1"/>
          <w:sz w:val="32"/>
          <w:szCs w:val="32"/>
          <w:highlight w:val="darkGray"/>
          <w:lang w:val="en-US"/>
        </w:rPr>
        <w:t>Function base view</w:t>
      </w:r>
    </w:p>
    <w:p w14:paraId="51D923A5" w14:textId="6417BC5D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E83635">
        <w:rPr>
          <w:b/>
          <w:bCs/>
          <w:color w:val="000000" w:themeColor="text1"/>
          <w:sz w:val="24"/>
          <w:szCs w:val="24"/>
          <w:u w:val="single"/>
          <w:lang w:val="en-US"/>
        </w:rPr>
        <w:t>Urls.py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</w:p>
    <w:p w14:paraId="08B158C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16A77980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31ECE79C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django.urls.conf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include</w:t>
      </w:r>
    </w:p>
    <w:p w14:paraId="687E29C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college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4B15BCE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FC4B80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38E92AB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641897AE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'accounts/'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'django.contrib.auth.urls'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1E7FC8F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'accounts/profile/'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views.profile),</w:t>
      </w:r>
    </w:p>
    <w:p w14:paraId="274CEAD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4CDA2EC5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410E4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3D050B0" w14:textId="7FCDF4BC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1B32D7EB" w14:textId="085B49C7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Views.py:</w:t>
      </w:r>
    </w:p>
    <w:p w14:paraId="2E04F2E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0EE752D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621AE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DAE37F3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"registration/profile.html"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A55C0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5C8C1A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01B9EB3B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481D57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"registration/home.html"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2A0BE5" w14:textId="5718F913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5C157670" w14:textId="53239C65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home.html:</w:t>
      </w:r>
    </w:p>
    <w:p w14:paraId="269883A0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E4A1C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6DE01D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B82B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27993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EE71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49D1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B9B0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C7384F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7DD3A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"/accounts/login/"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7EF28E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"/accounts/logout/"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282C0E6D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"/accounts/password_change/"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password_change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2211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"/accounts/password_reset/"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password_reset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C8A15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"/accounts/profile/"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profile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A24D8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242473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33A397" w14:textId="2797092D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6847BC11" w14:textId="2F051991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Login.html:</w:t>
      </w:r>
    </w:p>
    <w:p w14:paraId="14AD05CA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3D85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E95A3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F4B8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0840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5FD86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BD69E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55C8A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BFE9C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 Page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396C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BACD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5DE30441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{{form.as_p}}</w:t>
      </w:r>
    </w:p>
    <w:p w14:paraId="6927228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648AFC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349547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4F9351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28DA4" w14:textId="30D3720E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3ACB3E94" w14:textId="591282D0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Profile.html:</w:t>
      </w:r>
    </w:p>
    <w:p w14:paraId="7F8F6B3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1630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106D4B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D8BBF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6EC64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7862D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Profile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F361FC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02E12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38E1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My Profile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E35A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8C73AD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836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E7603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42137A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836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836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13C68" w14:textId="37F2069D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5AF47FF6" w14:textId="3AD1BDE4" w:rsidR="00E83635" w:rsidRP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Settings.py</w:t>
      </w:r>
      <w:r w:rsidRPr="00E83635">
        <w:rPr>
          <w:b/>
          <w:bCs/>
          <w:color w:val="000000" w:themeColor="text1"/>
          <w:sz w:val="24"/>
          <w:szCs w:val="24"/>
          <w:lang w:val="en-US"/>
        </w:rPr>
        <w:t xml:space="preserve">:  </w:t>
      </w:r>
      <w:r w:rsidRPr="00E83635">
        <w:rPr>
          <w:b/>
          <w:bCs/>
          <w:color w:val="FF0000"/>
          <w:lang w:val="en-US"/>
        </w:rPr>
        <w:sym w:font="Wingdings" w:char="F0E8"/>
      </w:r>
      <w:r w:rsidRPr="00E83635">
        <w:rPr>
          <w:b/>
          <w:bCs/>
          <w:color w:val="FF0000"/>
          <w:lang w:val="en-US"/>
        </w:rPr>
        <w:t>See the reset password link in consol at only devlopment mode</w:t>
      </w:r>
      <w:r w:rsidRPr="00E83635">
        <w:rPr>
          <w:b/>
          <w:bCs/>
          <w:color w:val="FF0000"/>
          <w:lang w:val="en-US"/>
        </w:rPr>
        <w:sym w:font="Wingdings" w:char="F0E7"/>
      </w:r>
    </w:p>
    <w:p w14:paraId="7E853CFF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EMAIL_BACKEND = </w:t>
      </w:r>
      <w:r w:rsidRPr="00E8363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'django.core.mail.backends.console.EmailBackend'</w:t>
      </w:r>
    </w:p>
    <w:p w14:paraId="5881EF82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CE2539" w14:textId="77777777" w:rsidR="00E83635" w:rsidRPr="00E83635" w:rsidRDefault="00E83635" w:rsidP="00E8363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63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LOGIN_REDIRECT_URL = '/'</w:t>
      </w:r>
    </w:p>
    <w:p w14:paraId="3D667044" w14:textId="1DEDAE2E" w:rsid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</w:p>
    <w:p w14:paraId="423FED82" w14:textId="175D770E" w:rsidR="00E83635" w:rsidRDefault="009B3F06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32"/>
          <w:szCs w:val="32"/>
          <w:lang w:val="en-US"/>
        </w:rPr>
      </w:pPr>
      <w:r w:rsidRPr="001A4228">
        <w:rPr>
          <w:b/>
          <w:bCs/>
          <w:color w:val="000000" w:themeColor="text1"/>
          <w:sz w:val="32"/>
          <w:szCs w:val="32"/>
          <w:highlight w:val="darkGray"/>
          <w:lang w:val="en-US"/>
        </w:rPr>
        <w:t>Login Required</w:t>
      </w:r>
      <w:r w:rsidR="001A4228">
        <w:rPr>
          <w:b/>
          <w:bCs/>
          <w:color w:val="000000" w:themeColor="text1"/>
          <w:sz w:val="32"/>
          <w:szCs w:val="32"/>
          <w:lang w:val="en-US"/>
        </w:rPr>
        <w:t>:</w:t>
      </w:r>
    </w:p>
    <w:p w14:paraId="77AD205C" w14:textId="746C1AFC" w:rsidR="001A4228" w:rsidRDefault="001A4228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>
        <w:rPr>
          <w:b/>
          <w:bCs/>
          <w:color w:val="000000" w:themeColor="text1"/>
          <w:sz w:val="28"/>
          <w:szCs w:val="28"/>
          <w:u w:val="single"/>
          <w:lang w:val="en-US"/>
        </w:rPr>
        <w:t>Views.py:</w:t>
      </w:r>
    </w:p>
    <w:p w14:paraId="0739A929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4A1B4F21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django.contrib.auth.decorators </w:t>
      </w: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login_required</w:t>
      </w:r>
    </w:p>
    <w:p w14:paraId="14B77889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django.contrib.admin.views.decorators </w:t>
      </w: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staff_member_required</w:t>
      </w:r>
    </w:p>
    <w:p w14:paraId="5D97E78D" w14:textId="77777777" w:rsidR="001A4228" w:rsidRPr="001A4228" w:rsidRDefault="001A4228" w:rsidP="001A422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9AE683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@login_required</w:t>
      </w:r>
    </w:p>
    <w:p w14:paraId="7C8A04B4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1A42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profile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A42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5E37AC8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1A4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1A42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"registration/profile.html"</w:t>
      </w: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EA1B35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227DD8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@staff_member_required</w:t>
      </w:r>
    </w:p>
    <w:p w14:paraId="5842AD25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def profile(req):</w:t>
      </w:r>
    </w:p>
    <w:p w14:paraId="10F950F1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    return render(req,"registration/profile.html")</w:t>
      </w:r>
    </w:p>
    <w:p w14:paraId="47A2E1A0" w14:textId="77777777" w:rsidR="001A4228" w:rsidRPr="001A4228" w:rsidRDefault="001A4228" w:rsidP="001A4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A4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</w:p>
    <w:p w14:paraId="725438E5" w14:textId="77777777" w:rsidR="001A4228" w:rsidRPr="004F263E" w:rsidRDefault="001A4228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000000" w:themeColor="text1"/>
          <w:sz w:val="28"/>
          <w:szCs w:val="28"/>
          <w:u w:val="single"/>
        </w:rPr>
      </w:pPr>
    </w:p>
    <w:p w14:paraId="49EFC6DC" w14:textId="7CEBB6C7" w:rsidR="00E83635" w:rsidRDefault="004F263E" w:rsidP="00CF7902">
      <w:pPr>
        <w:pStyle w:val="ListParagraph"/>
        <w:numPr>
          <w:ilvl w:val="0"/>
          <w:numId w:val="24"/>
        </w:numPr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highlight w:val="darkGray"/>
          <w:lang w:val="en-US"/>
        </w:rPr>
      </w:pPr>
      <w:r w:rsidRPr="004F263E">
        <w:rPr>
          <w:b/>
          <w:bCs/>
          <w:color w:val="000000" w:themeColor="text1"/>
          <w:sz w:val="32"/>
          <w:szCs w:val="32"/>
          <w:highlight w:val="darkGray"/>
          <w:lang w:val="en-US"/>
        </w:rPr>
        <w:t>Class base view</w:t>
      </w:r>
    </w:p>
    <w:p w14:paraId="79CFE361" w14:textId="25AB4047" w:rsidR="004F263E" w:rsidRDefault="0020676B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views.py</w:t>
      </w:r>
      <w:r w:rsidRPr="0020676B">
        <w:rPr>
          <w:b/>
          <w:bCs/>
          <w:color w:val="000000" w:themeColor="text1"/>
          <w:sz w:val="32"/>
          <w:szCs w:val="32"/>
          <w:u w:val="single"/>
          <w:lang w:val="en-US"/>
        </w:rPr>
        <w:t>:</w:t>
      </w:r>
    </w:p>
    <w:p w14:paraId="56B65217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django.contrib.admin.views.decorators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staff_member_required</w:t>
      </w:r>
    </w:p>
    <w:p w14:paraId="2B782F86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TemplateView</w:t>
      </w:r>
    </w:p>
    <w:p w14:paraId="3CC3E220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django.utils.decorators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method_decorator</w:t>
      </w:r>
    </w:p>
    <w:p w14:paraId="41C6B32D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D49F1C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@method_decorator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(login_required,</w:t>
      </w:r>
      <w:r w:rsidRPr="002067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'dispatch'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E8E63D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067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Myprofile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7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TemplateView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AD58FBF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'registration/profile.html'</w:t>
      </w:r>
    </w:p>
    <w:p w14:paraId="5DF86734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1D9C2769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@method_decorator(staff_member_required,name='dispatch')</w:t>
      </w:r>
    </w:p>
    <w:p w14:paraId="0AA0A1BE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class Myprofile(TemplateView):</w:t>
      </w:r>
    </w:p>
    <w:p w14:paraId="4F69AB26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    template_name = 'registration/profile.html'</w:t>
      </w:r>
    </w:p>
    <w:p w14:paraId="23D7A254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27B3BF8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6CB86F8F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067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067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A9CB250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render(req,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"registration/home.html"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</w:p>
    <w:p w14:paraId="67C5E17F" w14:textId="6871A085" w:rsidR="0020676B" w:rsidRDefault="0020676B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F41C544" w14:textId="32DA5E78" w:rsidR="0020676B" w:rsidRDefault="0020676B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urls.py:</w:t>
      </w:r>
    </w:p>
    <w:p w14:paraId="322E5533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368765E3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035C7F93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django.urls.conf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include</w:t>
      </w:r>
    </w:p>
    <w:p w14:paraId="0E96D02B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college </w:t>
      </w:r>
      <w:r w:rsidRPr="002067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4ABCCA14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A12D8B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0D5D03E4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446B05DD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'accounts/'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include(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'django.contrib.auth.urls'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42E526F4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'accounts/profile/'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views.Myprofile.as_view()),</w:t>
      </w:r>
    </w:p>
    <w:p w14:paraId="6C1432EF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F2E1ED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2067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49D2188A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043F00" w14:textId="77777777" w:rsidR="0020676B" w:rsidRPr="0020676B" w:rsidRDefault="0020676B" w:rsidP="002067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067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E66DEE2" w14:textId="77777777" w:rsidR="0020676B" w:rsidRDefault="0020676B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873C7F" w14:textId="6483608C" w:rsidR="0020676B" w:rsidRPr="006A2D10" w:rsidRDefault="006A2D10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6A2D10">
        <w:rPr>
          <w:b/>
          <w:bCs/>
          <w:color w:val="000000" w:themeColor="text1"/>
          <w:sz w:val="32"/>
          <w:szCs w:val="32"/>
          <w:lang w:val="en-US"/>
        </w:rPr>
        <w:t>Customiz Authentication View</w:t>
      </w:r>
    </w:p>
    <w:p w14:paraId="1F45D572" w14:textId="6AB2B1E2" w:rsidR="0020676B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6A2D10">
        <w:rPr>
          <w:b/>
          <w:bCs/>
          <w:color w:val="000000" w:themeColor="text1"/>
          <w:sz w:val="32"/>
          <w:szCs w:val="32"/>
          <w:u w:val="single"/>
          <w:lang w:val="en-US"/>
        </w:rPr>
        <w:t>Settings.pt</w:t>
      </w: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:</w:t>
      </w:r>
    </w:p>
    <w:p w14:paraId="6B33899F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EMAIL_BACKEND = 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'django.core.mail.backends.console.EmailBackend'</w:t>
      </w:r>
    </w:p>
    <w:p w14:paraId="333399CA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9FAC21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LOGIN_URL = 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'/login/'</w:t>
      </w:r>
    </w:p>
    <w:p w14:paraId="519B4E58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LOGIN_REDIRECT_URL = 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'/dashboard/'</w:t>
      </w:r>
    </w:p>
    <w:p w14:paraId="4E197670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LOGOUT_REDIRECT_URL = '/'</w:t>
      </w:r>
    </w:p>
    <w:p w14:paraId="645F2BE7" w14:textId="41E172D1" w:rsidR="006A2D10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FE8463" w14:textId="41096A24" w:rsidR="006A2D10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Urls.py:</w:t>
      </w:r>
    </w:p>
    <w:p w14:paraId="5EEAD878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727F640F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1C2E85F1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django.urls.conf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include</w:t>
      </w:r>
    </w:p>
    <w:p w14:paraId="3FD53702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college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71AC1400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django.contrib.auth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auth_view</w:t>
      </w:r>
    </w:p>
    <w:p w14:paraId="718840C1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django.views.generic.base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TemplateView</w:t>
      </w:r>
    </w:p>
    <w:p w14:paraId="13291697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college.forms </w:t>
      </w:r>
      <w:r w:rsidRPr="006A2D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Loginform</w:t>
      </w:r>
    </w:p>
    <w:p w14:paraId="2A5456AE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8E110E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6530F045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217E6B06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09DC8FF6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,views.home),</w:t>
      </w:r>
    </w:p>
    <w:p w14:paraId="6D8B8E7B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'profile/'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views.Myprofile.as_view()),</w:t>
      </w:r>
    </w:p>
    <w:p w14:paraId="1DE5F4C7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,TemplateView.as_view(</w:t>
      </w:r>
      <w:r w:rsidRPr="006A2D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template_name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'registration/dashboard.html'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19EC45F2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18440B9D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057E5071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,auth_view.LoginView.as_view(</w:t>
      </w:r>
      <w:r w:rsidRPr="006A2D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template_name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'registration/login.html'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A2D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authentication_form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=Loginform)),</w:t>
      </w:r>
    </w:p>
    <w:p w14:paraId="59E0C0B0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'logout/'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,auth_view.LogoutView.as_view(</w:t>
      </w:r>
      <w:r w:rsidRPr="006A2D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template_name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'registration/logout.html'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1E4CFE46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</w:p>
    <w:p w14:paraId="0AC39135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'changepass/'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,views.Mychangepass.as_view()),</w:t>
      </w:r>
    </w:p>
    <w:p w14:paraId="0BA66690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path(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'changepassdone/'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,auth_view.PasswordResetDoneView.as_view(</w:t>
      </w:r>
      <w:r w:rsidRPr="006A2D1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template_name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'registration/changepassdone.html'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09B960A8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BDC54E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139BDFF" w14:textId="3647049F" w:rsidR="006A2D10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8925F2" w14:textId="4AD03AAF" w:rsidR="006A2D10" w:rsidRPr="006A2D10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Views.py: </w:t>
      </w:r>
      <w:r>
        <w:rPr>
          <w:b/>
          <w:bCs/>
          <w:color w:val="FF0000"/>
          <w:sz w:val="32"/>
          <w:szCs w:val="32"/>
          <w:lang w:val="en-US"/>
        </w:rPr>
        <w:t xml:space="preserve"> </w:t>
      </w:r>
      <w:r w:rsidRPr="006A2D10">
        <w:rPr>
          <w:b/>
          <w:bCs/>
          <w:color w:val="FF0000"/>
          <w:sz w:val="40"/>
          <w:szCs w:val="40"/>
          <w:u w:val="single"/>
          <w:lang w:val="en-US"/>
        </w:rPr>
        <w:t>or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6A2D10">
        <w:rPr>
          <w:b/>
          <w:bCs/>
          <w:color w:val="FF0000"/>
          <w:sz w:val="28"/>
          <w:szCs w:val="28"/>
          <w:lang w:val="en-US"/>
        </w:rPr>
        <w:sym w:font="Wingdings" w:char="F0E8"/>
      </w:r>
      <w:r w:rsidRPr="006A2D10">
        <w:rPr>
          <w:b/>
          <w:bCs/>
          <w:color w:val="FF0000"/>
          <w:sz w:val="28"/>
          <w:szCs w:val="28"/>
          <w:lang w:val="en-US"/>
        </w:rPr>
        <w:t>You can write this code in urls.py……</w:t>
      </w:r>
    </w:p>
    <w:p w14:paraId="4EC86BBF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A2D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Mychangepass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A2D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PasswordChangeView</w:t>
      </w: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9DA66D5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'registration/changepass.html'</w:t>
      </w:r>
    </w:p>
    <w:p w14:paraId="4AA80186" w14:textId="77777777" w:rsidR="006A2D10" w:rsidRPr="006A2D10" w:rsidRDefault="006A2D10" w:rsidP="006A2D1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A2D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success_url=</w:t>
      </w:r>
      <w:r w:rsidRPr="006A2D1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'/changepassdone/'</w:t>
      </w:r>
    </w:p>
    <w:p w14:paraId="01427E46" w14:textId="291F6FF3" w:rsidR="006A2D10" w:rsidRDefault="006A2D1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6169312" w14:textId="04A35DA2" w:rsidR="00BA5765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login.html:</w:t>
      </w:r>
    </w:p>
    <w:p w14:paraId="76A64D86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F9051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6180E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5A7DA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53D12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94C471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0E1E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27B71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A576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.myuser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8A6874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9F830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7D73BB0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A576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.mypass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BD9E60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5BBF6A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47CB29E9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3B8C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A43157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58CEE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 Page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FC546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E303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{% csrf_token %}</w:t>
      </w:r>
    </w:p>
    <w:p w14:paraId="37CC3DB7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{{form.as_p}}</w:t>
      </w:r>
    </w:p>
    <w:p w14:paraId="316874DE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5824E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C1A2A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4A73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5EA4B7" w14:textId="77777777" w:rsidR="00BA5765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9D7657" w14:textId="5733E8AA" w:rsidR="006A2D10" w:rsidRPr="003A0B30" w:rsidRDefault="003A0B30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 w:rsidRPr="003A0B30">
        <w:rPr>
          <w:b/>
          <w:bCs/>
          <w:color w:val="000000" w:themeColor="text1"/>
          <w:sz w:val="32"/>
          <w:szCs w:val="32"/>
          <w:lang w:val="en-US"/>
        </w:rPr>
        <w:sym w:font="Wingdings" w:char="F0E8"/>
      </w:r>
      <w:r w:rsidR="006A2D10" w:rsidRPr="003A0B30">
        <w:rPr>
          <w:b/>
          <w:bCs/>
          <w:color w:val="000000" w:themeColor="text1"/>
          <w:sz w:val="32"/>
          <w:szCs w:val="32"/>
          <w:lang w:val="en-US"/>
        </w:rPr>
        <w:t xml:space="preserve">Make a templates </w:t>
      </w:r>
      <w:r w:rsidRPr="003A0B30">
        <w:rPr>
          <w:b/>
          <w:bCs/>
          <w:color w:val="000000" w:themeColor="text1"/>
          <w:sz w:val="32"/>
          <w:szCs w:val="32"/>
          <w:lang w:val="en-US"/>
        </w:rPr>
        <w:t>for your required</w:t>
      </w:r>
      <w:r>
        <w:rPr>
          <w:b/>
          <w:bCs/>
          <w:color w:val="000000" w:themeColor="text1"/>
          <w:sz w:val="32"/>
          <w:szCs w:val="32"/>
          <w:lang w:val="en-US"/>
        </w:rPr>
        <w:t>……</w:t>
      </w:r>
      <w:r w:rsidRPr="003A0B30">
        <w:rPr>
          <w:b/>
          <w:bCs/>
          <w:color w:val="000000" w:themeColor="text1"/>
          <w:sz w:val="32"/>
          <w:szCs w:val="32"/>
          <w:lang w:val="en-US"/>
        </w:rPr>
        <w:sym w:font="Wingdings" w:char="F0E7"/>
      </w:r>
    </w:p>
    <w:p w14:paraId="12652631" w14:textId="44E5B602" w:rsidR="004F263E" w:rsidRDefault="00BE6E4C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highlight w:val="darkGray"/>
          <w:lang w:val="en-US"/>
        </w:rPr>
      </w:pPr>
      <w:r>
        <w:rPr>
          <w:b/>
          <w:bCs/>
          <w:color w:val="000000" w:themeColor="text1"/>
          <w:sz w:val="32"/>
          <w:szCs w:val="32"/>
          <w:highlight w:val="darkGray"/>
          <w:lang w:val="en-US"/>
        </w:rPr>
        <w:t>Database Settings</w:t>
      </w:r>
    </w:p>
    <w:p w14:paraId="62F61069" w14:textId="6D468077" w:rsidR="004F263E" w:rsidRPr="00BE6E4C" w:rsidRDefault="00BE6E4C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32"/>
          <w:szCs w:val="32"/>
          <w:lang w:val="en-US"/>
        </w:rPr>
      </w:pPr>
      <w:r w:rsidRPr="00BE6E4C">
        <w:rPr>
          <w:b/>
          <w:bCs/>
          <w:color w:val="000000" w:themeColor="text1"/>
          <w:sz w:val="32"/>
          <w:szCs w:val="32"/>
          <w:lang w:val="en-US"/>
        </w:rPr>
        <w:t>Settings.py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:  </w:t>
      </w:r>
      <w:r w:rsidRPr="00BE6E4C">
        <w:rPr>
          <w:b/>
          <w:bCs/>
          <w:color w:val="FF0000"/>
          <w:sz w:val="32"/>
          <w:szCs w:val="32"/>
          <w:lang w:val="en-US"/>
        </w:rPr>
        <w:t>[Use Mysql,Oracle,Postgres</w:t>
      </w:r>
      <w:r>
        <w:rPr>
          <w:b/>
          <w:bCs/>
          <w:color w:val="FF0000"/>
          <w:sz w:val="32"/>
          <w:szCs w:val="32"/>
          <w:lang w:val="en-US"/>
        </w:rPr>
        <w:t>,etc…..</w:t>
      </w:r>
      <w:r w:rsidRPr="00BE6E4C">
        <w:rPr>
          <w:b/>
          <w:bCs/>
          <w:color w:val="FF0000"/>
          <w:sz w:val="32"/>
          <w:szCs w:val="32"/>
          <w:lang w:val="en-US"/>
        </w:rPr>
        <w:t>]</w:t>
      </w:r>
    </w:p>
    <w:p w14:paraId="3681B428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DATABASES = {</w:t>
      </w:r>
    </w:p>
    <w:p w14:paraId="28E9363B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'default'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{</w:t>
      </w:r>
    </w:p>
    <w:p w14:paraId="15D23041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'ENGINE'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'django.db.backends.mysql'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B91F7A5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'database_name'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9D63A19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A7FC405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28FE614" w14:textId="1D564321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'HOST'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'localhost'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      </w:t>
      </w:r>
      <w:r w:rsidRPr="00BE6E4C"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>#</w:t>
      </w:r>
      <w:r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 xml:space="preserve"> </w:t>
      </w:r>
      <w:r w:rsidRPr="00BE6E4C"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>optional</w:t>
      </w:r>
    </w:p>
    <w:p w14:paraId="157A8D8C" w14:textId="064B99C1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'PORT'</w:t>
      </w: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BE6E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'port_number'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      </w:t>
      </w:r>
      <w:r w:rsidRPr="00BE6E4C"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>#</w:t>
      </w:r>
      <w:r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 xml:space="preserve"> </w:t>
      </w:r>
      <w:r w:rsidRPr="00BE6E4C">
        <w:rPr>
          <w:rFonts w:ascii="Consolas" w:eastAsia="Times New Roman" w:hAnsi="Consolas" w:cs="Times New Roman"/>
          <w:color w:val="92D050"/>
          <w:sz w:val="21"/>
          <w:szCs w:val="21"/>
          <w:lang w:eastAsia="en-IN"/>
        </w:rPr>
        <w:t>optional</w:t>
      </w:r>
    </w:p>
    <w:p w14:paraId="1994E624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004DA1FD" w14:textId="77777777" w:rsidR="00BE6E4C" w:rsidRPr="00BE6E4C" w:rsidRDefault="00BE6E4C" w:rsidP="00BE6E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E6E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5043FA1" w14:textId="3F9C9C05" w:rsidR="00BE6E4C" w:rsidRDefault="00BE6E4C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761A35B1" w14:textId="76358E49" w:rsidR="00E66CEA" w:rsidRDefault="00E66CEA" w:rsidP="00BA3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tabs>
          <w:tab w:val="left" w:pos="1629"/>
          <w:tab w:val="center" w:pos="3795"/>
          <w:tab w:val="right" w:pos="759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Paginat</w:t>
      </w:r>
      <w:r w:rsidR="00BA5765">
        <w:rPr>
          <w:b/>
          <w:bCs/>
          <w:color w:val="000000" w:themeColor="text1"/>
          <w:sz w:val="32"/>
          <w:szCs w:val="32"/>
          <w:lang w:val="en-US"/>
        </w:rPr>
        <w:t>or</w:t>
      </w:r>
    </w:p>
    <w:p w14:paraId="75A42B24" w14:textId="0C430632" w:rsidR="00E66CEA" w:rsidRPr="00E66CEA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Views.py: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      </w:t>
      </w:r>
      <w:r w:rsidRPr="00E66CEA">
        <w:rPr>
          <w:b/>
          <w:bCs/>
          <w:color w:val="FF0000"/>
          <w:sz w:val="32"/>
          <w:szCs w:val="32"/>
          <w:lang w:val="en-US"/>
        </w:rPr>
        <w:t>[Function base view]</w:t>
      </w:r>
    </w:p>
    <w:p w14:paraId="421387D1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django.shortcuts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</w:t>
      </w:r>
    </w:p>
    <w:p w14:paraId="024E3E09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Post</w:t>
      </w:r>
    </w:p>
    <w:p w14:paraId="0EAEA255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django.core.paginator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Paginator</w:t>
      </w:r>
    </w:p>
    <w:p w14:paraId="1A64EED2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2A9E9F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all_post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66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713F34E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ps = Post.objects.all().order_by(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369E45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66C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print("all page::",ps)</w:t>
      </w:r>
    </w:p>
    <w:p w14:paraId="006A5BEB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B54E638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paginator = Paginator(ps,</w:t>
      </w:r>
      <w:r w:rsidRPr="00E66C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66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orphans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6C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10AD63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1D8996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page_number = request.GET.get(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'page'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81CBE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66C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print("Page number :: ",page_number)</w:t>
      </w:r>
    </w:p>
    <w:p w14:paraId="67781B55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05BD717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page_obj = paginator.get_page(page_number)</w:t>
      </w:r>
    </w:p>
    <w:p w14:paraId="4FB76136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66C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 print("page obj::",page_obj)</w:t>
      </w:r>
    </w:p>
    <w:p w14:paraId="4919332D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26AF847D" w14:textId="0EFD9293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render(request,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'home.html'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'page_obj'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:page_obj})</w:t>
      </w:r>
    </w:p>
    <w:p w14:paraId="1B7A7E16" w14:textId="77777777" w:rsidR="00BA5765" w:rsidRDefault="00BA5765" w:rsidP="00E66CEA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2B3B0727" w14:textId="7B879560" w:rsidR="00E66CEA" w:rsidRPr="00E66CEA" w:rsidRDefault="00E66CEA" w:rsidP="00E66CEA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u w:val="single"/>
          <w:lang w:val="en-US"/>
        </w:rPr>
        <w:t>Views.py: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E66CEA">
        <w:rPr>
          <w:b/>
          <w:bCs/>
          <w:color w:val="FF0000"/>
          <w:sz w:val="28"/>
          <w:szCs w:val="28"/>
          <w:lang w:val="en-US"/>
        </w:rPr>
        <w:t>[Class base view]</w:t>
      </w:r>
    </w:p>
    <w:p w14:paraId="2AC1FDF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.models </w:t>
      </w: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Post</w:t>
      </w:r>
    </w:p>
    <w:p w14:paraId="6F393F47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django.core.paginator </w:t>
      </w: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Paginator</w:t>
      </w:r>
    </w:p>
    <w:p w14:paraId="023D705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django.views.generic.list </w:t>
      </w: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ListView</w:t>
      </w:r>
    </w:p>
    <w:p w14:paraId="0A0C9D72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django.http.response </w:t>
      </w: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Http404</w:t>
      </w:r>
    </w:p>
    <w:p w14:paraId="2100C2FC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django.views.generic.detail </w:t>
      </w:r>
      <w:r w:rsidRPr="00BA576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DetailView</w:t>
      </w:r>
    </w:p>
    <w:p w14:paraId="58170ACF" w14:textId="77777777" w:rsidR="00BA5765" w:rsidRDefault="00BA5765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14:paraId="68569B32" w14:textId="6293B86D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Allpost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ListView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D8CC14D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model = Post</w:t>
      </w:r>
    </w:p>
    <w:p w14:paraId="7BE095A3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'home.html'</w:t>
      </w:r>
    </w:p>
    <w:p w14:paraId="71D9994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ordering = [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3DA3DCA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paginate_by = </w:t>
      </w:r>
      <w:r w:rsidRPr="00E66C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2681581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paginate_orphans = </w:t>
      </w:r>
      <w:r w:rsidRPr="00E66C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B1DE8F6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557F0773" w14:textId="4B5078C8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</w:t>
      </w:r>
      <w:r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 xml:space="preserve"># </w:t>
      </w: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def get_context_data(self,*args,**kwargs):</w:t>
      </w:r>
    </w:p>
    <w:p w14:paraId="054D97B4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    try:</w:t>
      </w:r>
    </w:p>
    <w:p w14:paraId="0CC18E7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        return super(Allpost,self).get_context_data(*args,**kwargs)</w:t>
      </w:r>
    </w:p>
    <w:p w14:paraId="788315F0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    except Http404:</w:t>
      </w:r>
    </w:p>
    <w:p w14:paraId="57ED868E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        self.kwargs['page'] = 1</w:t>
      </w:r>
    </w:p>
    <w:p w14:paraId="4E4FE4DB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70AD47" w:themeColor="accent6"/>
          <w:sz w:val="21"/>
          <w:szCs w:val="21"/>
          <w:lang w:eastAsia="en-IN"/>
        </w:rPr>
        <w:t>            return super(Allpost,self).get_context_data(*args,**kwargs)</w:t>
      </w:r>
    </w:p>
    <w:p w14:paraId="6A0B7548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</w:p>
    <w:p w14:paraId="549F2F2F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paginate_queryset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66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66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queyrset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66C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page_size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9E20AB8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FC21D3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(Allpost,</w:t>
      </w: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).paginate_queryset(queyrset,page_size)</w:t>
      </w:r>
    </w:p>
    <w:p w14:paraId="04E7C83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Http404:</w:t>
      </w:r>
    </w:p>
    <w:p w14:paraId="4AF96603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.kwargs[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'page'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</w:t>
      </w:r>
      <w:r w:rsidRPr="00E66C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CCB4E1D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super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(Allpost,</w:t>
      </w: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).paginate_queryset(queyrset,page_size)</w:t>
      </w:r>
    </w:p>
    <w:p w14:paraId="7E80A43E" w14:textId="77777777" w:rsidR="00E66CEA" w:rsidRPr="00E66CEA" w:rsidRDefault="00E66CEA" w:rsidP="00E66CE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29EC70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Allpostdetail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66C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DetailView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B605FB9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model = Post</w:t>
      </w:r>
    </w:p>
    <w:p w14:paraId="6B4530A5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template_name = 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'detail.html'</w:t>
      </w:r>
    </w:p>
    <w:p w14:paraId="26EB6C6A" w14:textId="42D0A002" w:rsidR="00E66CEA" w:rsidRDefault="00E66CEA" w:rsidP="00E66CEA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28"/>
          <w:szCs w:val="28"/>
          <w:u w:val="single"/>
          <w:lang w:val="en-US"/>
        </w:rPr>
      </w:pPr>
    </w:p>
    <w:p w14:paraId="58973A0D" w14:textId="1EF3EDFC" w:rsidR="00E66CEA" w:rsidRPr="00E66CEA" w:rsidRDefault="00E66CEA" w:rsidP="00E66CEA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urls.py:</w:t>
      </w:r>
    </w:p>
    <w:p w14:paraId="1544D3B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django.contrib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admin</w:t>
      </w:r>
    </w:p>
    <w:p w14:paraId="0C7B9370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django.urls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path</w:t>
      </w:r>
    </w:p>
    <w:p w14:paraId="7BD3F5BE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blog </w:t>
      </w:r>
      <w:r w:rsidRPr="00E66C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views</w:t>
      </w:r>
    </w:p>
    <w:p w14:paraId="0D8773DC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747FE3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urlpatterns = [</w:t>
      </w:r>
    </w:p>
    <w:p w14:paraId="305AED73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admin.site.urls),</w:t>
      </w:r>
    </w:p>
    <w:p w14:paraId="2B542148" w14:textId="08F26F07" w:rsidR="00E66CEA" w:rsidRPr="00BA5765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en-IN"/>
        </w:rPr>
        <w:t>path('', views.all_post),</w:t>
      </w:r>
    </w:p>
    <w:p w14:paraId="5576CD32" w14:textId="49AAC9A9" w:rsidR="00BA5765" w:rsidRDefault="00BA5765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</w:pPr>
    </w:p>
    <w:p w14:paraId="380731B6" w14:textId="77777777" w:rsidR="00BA5765" w:rsidRPr="00E66CEA" w:rsidRDefault="00BA5765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8D8C1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views.Allpost.as_view()),</w:t>
      </w:r>
    </w:p>
    <w:p w14:paraId="32442C64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path(</w:t>
      </w:r>
      <w:r w:rsidRPr="00E66C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'detail/&lt;int:pk&gt;'</w:t>
      </w: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views.Allpostdetail.as_view()),</w:t>
      </w:r>
    </w:p>
    <w:p w14:paraId="7C67D097" w14:textId="77777777" w:rsidR="00E66CEA" w:rsidRPr="00E66CEA" w:rsidRDefault="00E66CEA" w:rsidP="00E66C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66C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5A7B8231" w14:textId="3544FA3B" w:rsidR="00E66CEA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24078F9" w14:textId="3D2D22B3" w:rsidR="00BA5765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Home.html:</w:t>
      </w:r>
    </w:p>
    <w:p w14:paraId="1724E9F8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09F1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51B7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0A73E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E159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E975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E1F1B9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033AB8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F08FF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D0D36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 Page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9C40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F1CBD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if is_paginated %}</w:t>
      </w:r>
    </w:p>
    <w:p w14:paraId="1D267AC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for post in page_obj %}</w:t>
      </w:r>
    </w:p>
    <w:p w14:paraId="6842208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{{post.id}}). {{post.title}}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7BAC2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{{post.desc|truncatewords:1}}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"/detail/{{post.id}}"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Read More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46FC8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{{post.cr_date}}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1143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{% endfor %}</w:t>
      </w:r>
    </w:p>
    <w:p w14:paraId="442048A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133D9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ED03E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if page_obj.has_previous %}</w:t>
      </w:r>
    </w:p>
    <w:p w14:paraId="7207AE2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"?page={{page_obj.previous_page_number}}"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Previous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09031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endif %}</w:t>
      </w:r>
    </w:p>
    <w:p w14:paraId="2F987E0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284876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page:{{page_obj.number}}of {{page_obj.paginator.num_pages}}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08FE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4CDA12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if page_obj.has_next %}</w:t>
      </w:r>
    </w:p>
    <w:p w14:paraId="0056BFE2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"?page={{page_obj.next_page_number}}"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BDE5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endif %}</w:t>
      </w:r>
    </w:p>
    <w:p w14:paraId="315CE9DA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40DEF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177D7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{% endif %}</w:t>
      </w:r>
    </w:p>
    <w:p w14:paraId="453415F1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A99BC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9072B" w14:textId="3528C3AC" w:rsidR="00BA5765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E7796B" w14:textId="46BF086F" w:rsidR="00BA5765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detail.html:</w:t>
      </w:r>
    </w:p>
    <w:p w14:paraId="0D1F0366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21A0C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E2ED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74738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3FEC4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 initial-scale=1.0"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193B9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detail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CF70C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8E7535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330A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Detail View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A5765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center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DEF5B9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859FBD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{{post.title}}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DCDDB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{{post.cr_date}}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small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DF2D3E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{{post.desc}}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75F78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BA576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576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A576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63E10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379986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95583" w14:textId="77777777" w:rsidR="00BA5765" w:rsidRPr="00BA5765" w:rsidRDefault="00BA5765" w:rsidP="00BA57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A576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A576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78E4A" w14:textId="77777777" w:rsidR="00BA5765" w:rsidRPr="00E66CEA" w:rsidRDefault="00BA5765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668469" w14:textId="77777777" w:rsidR="005143F8" w:rsidRPr="0015266A" w:rsidRDefault="005143F8" w:rsidP="00BA3D1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0CECE" w:themeFill="background2" w:themeFillShade="E6"/>
        <w:jc w:val="center"/>
        <w:rPr>
          <w:ins w:id="74" w:author="pradip kachhadiya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75" w:author="pradip kachhadiya">
        <w:r w:rsidRPr="0015266A">
          <w:rPr>
            <w:b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Django-registration-redux</w:t>
        </w:r>
      </w:ins>
    </w:p>
    <w:p w14:paraId="72F2839D" w14:textId="77777777" w:rsidR="005143F8" w:rsidRDefault="005143F8" w:rsidP="005143F8">
      <w:pPr>
        <w:pStyle w:val="NoSpacing"/>
        <w:rPr>
          <w:ins w:id="76" w:author="pradip kachhadiya"/>
          <w:bCs/>
          <w:i/>
          <w:iCs/>
          <w:color w:val="000000" w:themeColor="text1"/>
          <w:sz w:val="36"/>
          <w:szCs w:val="36"/>
          <w:u w:val="thick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B00536" w14:textId="77777777" w:rsidR="005143F8" w:rsidRPr="007253DE" w:rsidRDefault="005143F8" w:rsidP="00CF7902">
      <w:pPr>
        <w:pStyle w:val="NoSpacing"/>
        <w:numPr>
          <w:ilvl w:val="0"/>
          <w:numId w:val="25"/>
        </w:numPr>
        <w:rPr>
          <w:ins w:id="77" w:author="pradip kachhadiya"/>
          <w:b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78" w:author="pradip kachhadiya">
        <w:r w:rsidRPr="007253DE">
          <w:rPr>
            <w:b/>
            <w:color w:val="000000" w:themeColor="text1"/>
            <w:sz w:val="32"/>
            <w:szCs w:val="32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pip install django-registration-redux</w:t>
        </w:r>
      </w:ins>
    </w:p>
    <w:p w14:paraId="67C4C71A" w14:textId="35D77DCC" w:rsidR="005143F8" w:rsidRDefault="005143F8" w:rsidP="005143F8">
      <w:pPr>
        <w:pStyle w:val="NoSpacing"/>
        <w:ind w:left="720"/>
        <w:rPr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01DA6C" w14:textId="26185099" w:rsidR="005143F8" w:rsidRPr="007253DE" w:rsidRDefault="005143F8" w:rsidP="005143F8">
      <w:pPr>
        <w:pStyle w:val="NoSpacing"/>
        <w:rPr>
          <w:bCs/>
          <w:color w:val="000000" w:themeColor="text1"/>
          <w:sz w:val="28"/>
          <w:szCs w:val="28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53DE">
        <w:rPr>
          <w:bCs/>
          <w:color w:val="000000" w:themeColor="text1"/>
          <w:sz w:val="28"/>
          <w:szCs w:val="28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urls.py:</w:t>
      </w:r>
    </w:p>
    <w:p w14:paraId="0DD8D63A" w14:textId="77777777" w:rsidR="005143F8" w:rsidRPr="005143F8" w:rsidRDefault="005143F8" w:rsidP="005143F8">
      <w:pPr>
        <w:pStyle w:val="NoSpacing"/>
        <w:rPr>
          <w:ins w:id="79" w:author="pradip kachhadiya"/>
          <w:bCs/>
          <w:color w:val="000000" w:themeColor="text1"/>
          <w:sz w:val="36"/>
          <w:szCs w:val="36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C9296" w14:textId="77777777" w:rsidR="005143F8" w:rsidRDefault="005143F8" w:rsidP="005143F8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170C29" w14:textId="013190CC" w:rsidR="005143F8" w:rsidRDefault="005143F8" w:rsidP="005143F8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80" w:author="pradip kachhadiya">
        <w:r w:rsidRPr="00E5553C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path(</w:t>
        </w:r>
        <w:r w:rsidRPr="00E5553C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'accounts/'</w:t>
        </w:r>
        <w:r w:rsidRPr="00E5553C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 include(</w:t>
        </w:r>
        <w:r w:rsidRPr="00E5553C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'registration.backends.default.urls'</w:t>
        </w:r>
        <w:r w:rsidRPr="00E5553C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)),</w:t>
        </w:r>
      </w:ins>
    </w:p>
    <w:p w14:paraId="55D5ABED" w14:textId="77777777" w:rsidR="005143F8" w:rsidRPr="00E5553C" w:rsidRDefault="005143F8" w:rsidP="005143F8">
      <w:pPr>
        <w:pStyle w:val="ListParagraph"/>
        <w:shd w:val="clear" w:color="auto" w:fill="1E1E1E"/>
        <w:spacing w:after="0" w:line="285" w:lineRule="atLeast"/>
        <w:rPr>
          <w:ins w:id="81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138452" w14:textId="4D70BC1F" w:rsidR="005143F8" w:rsidRDefault="005143F8" w:rsidP="005143F8">
      <w:pPr>
        <w:pStyle w:val="NoSpacing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82" w:author="pradip kachhadiya">
        <w:r>
          <w:rPr>
            <w:bCs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   </w:t>
        </w:r>
      </w:ins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</w:t>
      </w:r>
    </w:p>
    <w:p w14:paraId="13422DDD" w14:textId="32F4A897" w:rsidR="005143F8" w:rsidRPr="007253DE" w:rsidRDefault="005143F8" w:rsidP="005143F8">
      <w:pPr>
        <w:rPr>
          <w:b/>
          <w:bCs/>
          <w:sz w:val="28"/>
          <w:szCs w:val="28"/>
          <w:u w:val="single"/>
          <w:lang w:eastAsia="en-IN"/>
        </w:rPr>
      </w:pPr>
      <w:r w:rsidRPr="007253DE">
        <w:rPr>
          <w:b/>
          <w:bCs/>
          <w:sz w:val="28"/>
          <w:szCs w:val="28"/>
          <w:u w:val="single"/>
          <w:lang w:eastAsia="en-IN"/>
        </w:rPr>
        <w:t>settings.py:</w:t>
      </w:r>
    </w:p>
    <w:p w14:paraId="3FD953FD" w14:textId="7D772AB6" w:rsidR="005143F8" w:rsidRDefault="005143F8" w:rsidP="005143F8">
      <w:pPr>
        <w:pStyle w:val="NoSpacing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</w:t>
      </w:r>
    </w:p>
    <w:p w14:paraId="44CB516B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83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84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INSTALLED_APPS = [</w:t>
        </w:r>
      </w:ins>
    </w:p>
    <w:p w14:paraId="46FF5D32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85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86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'django.contrib.admin'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4DA73383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87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88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'django.contrib.auth'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226FF518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89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90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'django.contrib.contenttypes'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3C1A5EA7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91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92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'django.contrib.sessions'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5AAE0AB4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93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94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'django.contrib.messages'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61DD73A8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95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96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'django.contrib.staticfiles'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07AACCD3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97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98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'social'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3E80777F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99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100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'registration'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6175097E" w14:textId="77777777" w:rsidR="005143F8" w:rsidRPr="005C78B6" w:rsidRDefault="005143F8" w:rsidP="00CF7902">
      <w:pPr>
        <w:pStyle w:val="ListParagraph"/>
        <w:numPr>
          <w:ilvl w:val="0"/>
          <w:numId w:val="26"/>
        </w:numPr>
        <w:shd w:val="clear" w:color="auto" w:fill="1E1E1E"/>
        <w:spacing w:after="0" w:line="285" w:lineRule="atLeast"/>
        <w:rPr>
          <w:ins w:id="101" w:author="pradip kachhadiya"/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ins w:id="102" w:author="pradip kachhadiya"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    </w:t>
        </w:r>
        <w:r w:rsidRPr="005C78B6">
          <w:rPr>
            <w:rFonts w:ascii="Consolas" w:eastAsia="Times New Roman" w:hAnsi="Consolas" w:cs="Times New Roman"/>
            <w:color w:val="CE9178"/>
            <w:sz w:val="21"/>
            <w:szCs w:val="21"/>
            <w:lang w:eastAsia="en-IN"/>
          </w:rPr>
          <w:t>'crispy_forms'</w:t>
        </w:r>
        <w:r w:rsidRPr="005C78B6">
          <w:rPr>
            <w:rFonts w:ascii="Consolas" w:eastAsia="Times New Roman" w:hAnsi="Consolas" w:cs="Times New Roman"/>
            <w:color w:val="D4D4D4"/>
            <w:sz w:val="21"/>
            <w:szCs w:val="21"/>
            <w:lang w:eastAsia="en-IN"/>
          </w:rPr>
          <w:t>,</w:t>
        </w:r>
      </w:ins>
    </w:p>
    <w:p w14:paraId="27F0326D" w14:textId="77777777" w:rsidR="005143F8" w:rsidRPr="005143F8" w:rsidRDefault="005143F8" w:rsidP="005143F8">
      <w:pPr>
        <w:pStyle w:val="NoSpacing"/>
        <w:rPr>
          <w:ins w:id="103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7EF40" w14:textId="77777777" w:rsidR="005143F8" w:rsidRDefault="005143F8" w:rsidP="005143F8">
      <w:pPr>
        <w:pStyle w:val="NoSpacing"/>
        <w:ind w:left="360"/>
        <w:rPr>
          <w:ins w:id="104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2211AB" w14:textId="77777777" w:rsidR="005143F8" w:rsidRDefault="005143F8" w:rsidP="00CF7902">
      <w:pPr>
        <w:pStyle w:val="NoSpacing"/>
        <w:numPr>
          <w:ilvl w:val="0"/>
          <w:numId w:val="26"/>
        </w:numPr>
        <w:rPr>
          <w:ins w:id="105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106" w:author="pradip kachhadiya">
        <w:r>
          <w:rPr>
            <w:bCs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LOGIN : “/accounts/login/”</w:t>
        </w:r>
      </w:ins>
    </w:p>
    <w:p w14:paraId="410C6F10" w14:textId="77777777" w:rsidR="005143F8" w:rsidRDefault="005143F8" w:rsidP="005143F8">
      <w:pPr>
        <w:pStyle w:val="ListParagraph"/>
        <w:rPr>
          <w:ins w:id="107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0D9D85" w14:textId="77777777" w:rsidR="005143F8" w:rsidRDefault="005143F8" w:rsidP="00CF7902">
      <w:pPr>
        <w:pStyle w:val="NoSpacing"/>
        <w:numPr>
          <w:ilvl w:val="0"/>
          <w:numId w:val="26"/>
        </w:numPr>
        <w:rPr>
          <w:ins w:id="108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109" w:author="pradip kachhadiya">
        <w:r>
          <w:rPr>
            <w:bCs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LOGOUT : “/accounts/logout/”</w:t>
        </w:r>
      </w:ins>
    </w:p>
    <w:p w14:paraId="4660AF96" w14:textId="77777777" w:rsidR="005143F8" w:rsidRDefault="005143F8" w:rsidP="005143F8">
      <w:pPr>
        <w:pStyle w:val="ListParagraph"/>
        <w:rPr>
          <w:ins w:id="110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3CF725" w14:textId="77777777" w:rsidR="005143F8" w:rsidRDefault="005143F8" w:rsidP="00CF7902">
      <w:pPr>
        <w:pStyle w:val="NoSpacing"/>
        <w:numPr>
          <w:ilvl w:val="0"/>
          <w:numId w:val="26"/>
        </w:numPr>
        <w:rPr>
          <w:ins w:id="111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112" w:author="pradip kachhadiya">
        <w:r>
          <w:rPr>
            <w:bCs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REGISTER : “/accounts/register/”</w:t>
        </w:r>
      </w:ins>
    </w:p>
    <w:p w14:paraId="6BE1FE43" w14:textId="77777777" w:rsidR="005143F8" w:rsidRDefault="005143F8" w:rsidP="005143F8">
      <w:pPr>
        <w:pStyle w:val="ListParagraph"/>
        <w:rPr>
          <w:ins w:id="113" w:author="pradip kachhadiya"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4368A" w14:textId="77777777" w:rsidR="005143F8" w:rsidRPr="008C5808" w:rsidRDefault="005143F8" w:rsidP="00CF7902">
      <w:pPr>
        <w:pStyle w:val="ListParagraph"/>
        <w:numPr>
          <w:ilvl w:val="0"/>
          <w:numId w:val="26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114" w:author="pradip kachhadiya">
        <w:r w:rsidRPr="008C5808">
          <w:rPr>
            <w:bCs/>
            <w:color w:val="000000" w:themeColor="text1"/>
            <w:sz w:val="36"/>
            <w:szCs w:val="36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RESET PASSWORD : “/accounts/password/reset/”</w:t>
        </w:r>
      </w:ins>
    </w:p>
    <w:p w14:paraId="5140FD26" w14:textId="453C76AB" w:rsidR="00E66CEA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3BA14C1F" w14:textId="35F21E79" w:rsidR="00E66CEA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2487E04D" w14:textId="0BB4A35F" w:rsidR="00E66CEA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2BEC2C3C" w14:textId="77777777" w:rsidR="00E66CEA" w:rsidRPr="00BE6E4C" w:rsidRDefault="00E66CEA" w:rsidP="004F263E">
      <w:pPr>
        <w:tabs>
          <w:tab w:val="left" w:pos="1629"/>
          <w:tab w:val="center" w:pos="3795"/>
          <w:tab w:val="right" w:pos="7590"/>
        </w:tabs>
        <w:spacing w:line="360" w:lineRule="auto"/>
        <w:rPr>
          <w:b/>
          <w:bCs/>
          <w:color w:val="000000" w:themeColor="text1"/>
          <w:sz w:val="32"/>
          <w:szCs w:val="32"/>
          <w:lang w:val="en-US"/>
        </w:rPr>
      </w:pPr>
    </w:p>
    <w:p w14:paraId="13009C21" w14:textId="77777777" w:rsidR="00E83635" w:rsidRPr="00E83635" w:rsidRDefault="00E83635" w:rsidP="00E83635">
      <w:pPr>
        <w:tabs>
          <w:tab w:val="left" w:pos="1629"/>
          <w:tab w:val="center" w:pos="3795"/>
          <w:tab w:val="right" w:pos="7590"/>
        </w:tabs>
        <w:spacing w:line="360" w:lineRule="auto"/>
        <w:jc w:val="both"/>
        <w:rPr>
          <w:b/>
          <w:bCs/>
          <w:color w:val="FF0000"/>
          <w:sz w:val="24"/>
          <w:szCs w:val="24"/>
          <w:lang w:val="en-US"/>
        </w:rPr>
      </w:pPr>
    </w:p>
    <w:sectPr w:rsidR="00E83635" w:rsidRPr="00E83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C60A8"/>
    <w:multiLevelType w:val="hybridMultilevel"/>
    <w:tmpl w:val="6526C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36C67"/>
    <w:multiLevelType w:val="hybridMultilevel"/>
    <w:tmpl w:val="B21437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A37D6"/>
    <w:multiLevelType w:val="hybridMultilevel"/>
    <w:tmpl w:val="25E89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6678"/>
    <w:multiLevelType w:val="hybridMultilevel"/>
    <w:tmpl w:val="0E0AE87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176A8"/>
    <w:multiLevelType w:val="hybridMultilevel"/>
    <w:tmpl w:val="B3BEFD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D7D2F"/>
    <w:multiLevelType w:val="hybridMultilevel"/>
    <w:tmpl w:val="A6E0917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64AC7"/>
    <w:multiLevelType w:val="hybridMultilevel"/>
    <w:tmpl w:val="F74EF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84CC1"/>
    <w:multiLevelType w:val="hybridMultilevel"/>
    <w:tmpl w:val="B1327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24B20"/>
    <w:multiLevelType w:val="hybridMultilevel"/>
    <w:tmpl w:val="AB1CE8B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74529"/>
    <w:multiLevelType w:val="hybridMultilevel"/>
    <w:tmpl w:val="19D2003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F09A1"/>
    <w:multiLevelType w:val="hybridMultilevel"/>
    <w:tmpl w:val="0EF4E7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D2F96"/>
    <w:multiLevelType w:val="hybridMultilevel"/>
    <w:tmpl w:val="B9E87CD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80427"/>
    <w:multiLevelType w:val="hybridMultilevel"/>
    <w:tmpl w:val="E9BEA3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B47FB"/>
    <w:multiLevelType w:val="hybridMultilevel"/>
    <w:tmpl w:val="3B8CE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03200"/>
    <w:multiLevelType w:val="hybridMultilevel"/>
    <w:tmpl w:val="F522C3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011B2"/>
    <w:multiLevelType w:val="hybridMultilevel"/>
    <w:tmpl w:val="FDAEA5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E2538"/>
    <w:multiLevelType w:val="hybridMultilevel"/>
    <w:tmpl w:val="77322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E06B4"/>
    <w:multiLevelType w:val="hybridMultilevel"/>
    <w:tmpl w:val="0380C0F4"/>
    <w:lvl w:ilvl="0" w:tplc="6FB27C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9A0D47"/>
    <w:multiLevelType w:val="multilevel"/>
    <w:tmpl w:val="3428442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896464"/>
    <w:multiLevelType w:val="hybridMultilevel"/>
    <w:tmpl w:val="A98E2D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232FB"/>
    <w:multiLevelType w:val="hybridMultilevel"/>
    <w:tmpl w:val="21B0DC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4558F"/>
    <w:multiLevelType w:val="hybridMultilevel"/>
    <w:tmpl w:val="23B894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A1433D"/>
    <w:multiLevelType w:val="hybridMultilevel"/>
    <w:tmpl w:val="7550211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E7D44"/>
    <w:multiLevelType w:val="hybridMultilevel"/>
    <w:tmpl w:val="AC7E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85B14"/>
    <w:multiLevelType w:val="hybridMultilevel"/>
    <w:tmpl w:val="D0607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50336"/>
    <w:multiLevelType w:val="hybridMultilevel"/>
    <w:tmpl w:val="640A53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9522E"/>
    <w:multiLevelType w:val="hybridMultilevel"/>
    <w:tmpl w:val="A4364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1B7B0E"/>
    <w:multiLevelType w:val="hybridMultilevel"/>
    <w:tmpl w:val="1D2699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115D9"/>
    <w:multiLevelType w:val="hybridMultilevel"/>
    <w:tmpl w:val="7832AC0C"/>
    <w:lvl w:ilvl="0" w:tplc="1A8A6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4D26A4"/>
    <w:multiLevelType w:val="hybridMultilevel"/>
    <w:tmpl w:val="98A8E5DC"/>
    <w:lvl w:ilvl="0" w:tplc="A4CA8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F3FBA"/>
    <w:multiLevelType w:val="hybridMultilevel"/>
    <w:tmpl w:val="68E6D4EA"/>
    <w:lvl w:ilvl="0" w:tplc="224C409E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1" w15:restartNumberingAfterBreak="0">
    <w:nsid w:val="7B5F441B"/>
    <w:multiLevelType w:val="hybridMultilevel"/>
    <w:tmpl w:val="A4364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D7B2B"/>
    <w:multiLevelType w:val="hybridMultilevel"/>
    <w:tmpl w:val="0C9617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8497B"/>
    <w:multiLevelType w:val="hybridMultilevel"/>
    <w:tmpl w:val="86FE3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25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0"/>
  </w:num>
  <w:num w:numId="9">
    <w:abstractNumId w:val="11"/>
  </w:num>
  <w:num w:numId="10">
    <w:abstractNumId w:val="22"/>
  </w:num>
  <w:num w:numId="11">
    <w:abstractNumId w:val="27"/>
  </w:num>
  <w:num w:numId="12">
    <w:abstractNumId w:val="9"/>
  </w:num>
  <w:num w:numId="13">
    <w:abstractNumId w:val="32"/>
  </w:num>
  <w:num w:numId="14">
    <w:abstractNumId w:val="14"/>
  </w:num>
  <w:num w:numId="15">
    <w:abstractNumId w:val="2"/>
  </w:num>
  <w:num w:numId="16">
    <w:abstractNumId w:val="30"/>
  </w:num>
  <w:num w:numId="17">
    <w:abstractNumId w:val="33"/>
  </w:num>
  <w:num w:numId="18">
    <w:abstractNumId w:val="28"/>
  </w:num>
  <w:num w:numId="19">
    <w:abstractNumId w:val="13"/>
  </w:num>
  <w:num w:numId="20">
    <w:abstractNumId w:val="17"/>
  </w:num>
  <w:num w:numId="21">
    <w:abstractNumId w:val="29"/>
  </w:num>
  <w:num w:numId="22">
    <w:abstractNumId w:val="23"/>
  </w:num>
  <w:num w:numId="23">
    <w:abstractNumId w:val="10"/>
  </w:num>
  <w:num w:numId="24">
    <w:abstractNumId w:val="24"/>
  </w:num>
  <w:num w:numId="25">
    <w:abstractNumId w:val="31"/>
  </w:num>
  <w:num w:numId="26">
    <w:abstractNumId w:val="26"/>
  </w:num>
  <w:num w:numId="27">
    <w:abstractNumId w:val="6"/>
  </w:num>
  <w:num w:numId="28">
    <w:abstractNumId w:val="7"/>
  </w:num>
  <w:num w:numId="29">
    <w:abstractNumId w:val="1"/>
  </w:num>
  <w:num w:numId="30">
    <w:abstractNumId w:val="21"/>
  </w:num>
  <w:num w:numId="31">
    <w:abstractNumId w:val="19"/>
  </w:num>
  <w:num w:numId="32">
    <w:abstractNumId w:val="12"/>
  </w:num>
  <w:num w:numId="33">
    <w:abstractNumId w:val="16"/>
  </w:num>
  <w:num w:numId="34">
    <w:abstractNumId w:val="18"/>
  </w:num>
  <w:numIdMacAtCleanup w:val="3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radip kachhadiya">
    <w15:presenceInfo w15:providerId="Windows Live" w15:userId="d326d056c1157c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D5"/>
    <w:rsid w:val="000063AD"/>
    <w:rsid w:val="00016DBA"/>
    <w:rsid w:val="000C36A9"/>
    <w:rsid w:val="000D677E"/>
    <w:rsid w:val="00156AEF"/>
    <w:rsid w:val="00160FC8"/>
    <w:rsid w:val="0017284B"/>
    <w:rsid w:val="00181A55"/>
    <w:rsid w:val="001A4228"/>
    <w:rsid w:val="001B2F27"/>
    <w:rsid w:val="001B4748"/>
    <w:rsid w:val="001D5CF5"/>
    <w:rsid w:val="0020135A"/>
    <w:rsid w:val="0020676B"/>
    <w:rsid w:val="00214CEA"/>
    <w:rsid w:val="00221A8A"/>
    <w:rsid w:val="00224B22"/>
    <w:rsid w:val="002739A6"/>
    <w:rsid w:val="00277818"/>
    <w:rsid w:val="002B6D38"/>
    <w:rsid w:val="002C654E"/>
    <w:rsid w:val="002D71F3"/>
    <w:rsid w:val="002F1CC3"/>
    <w:rsid w:val="00302DEF"/>
    <w:rsid w:val="00347662"/>
    <w:rsid w:val="003863AB"/>
    <w:rsid w:val="003A0B30"/>
    <w:rsid w:val="003B073A"/>
    <w:rsid w:val="003B4F20"/>
    <w:rsid w:val="003C1D2D"/>
    <w:rsid w:val="003D1FCB"/>
    <w:rsid w:val="0040532D"/>
    <w:rsid w:val="00472F9F"/>
    <w:rsid w:val="0047454D"/>
    <w:rsid w:val="00497307"/>
    <w:rsid w:val="004A47EE"/>
    <w:rsid w:val="004B7ED0"/>
    <w:rsid w:val="004F263E"/>
    <w:rsid w:val="005143F8"/>
    <w:rsid w:val="0053386B"/>
    <w:rsid w:val="00535E2B"/>
    <w:rsid w:val="005812B3"/>
    <w:rsid w:val="005A74E0"/>
    <w:rsid w:val="00617878"/>
    <w:rsid w:val="006528E2"/>
    <w:rsid w:val="006656A7"/>
    <w:rsid w:val="00666A2E"/>
    <w:rsid w:val="0067206A"/>
    <w:rsid w:val="006A2D10"/>
    <w:rsid w:val="006C01F1"/>
    <w:rsid w:val="006E7D6B"/>
    <w:rsid w:val="00711FA1"/>
    <w:rsid w:val="00722D80"/>
    <w:rsid w:val="007253DE"/>
    <w:rsid w:val="007624E1"/>
    <w:rsid w:val="00781B36"/>
    <w:rsid w:val="007D22F8"/>
    <w:rsid w:val="007E1DF0"/>
    <w:rsid w:val="007F4D71"/>
    <w:rsid w:val="00803E2C"/>
    <w:rsid w:val="0083447A"/>
    <w:rsid w:val="00835C90"/>
    <w:rsid w:val="00836696"/>
    <w:rsid w:val="00851316"/>
    <w:rsid w:val="00882282"/>
    <w:rsid w:val="00882362"/>
    <w:rsid w:val="00897C62"/>
    <w:rsid w:val="008B50FD"/>
    <w:rsid w:val="008B5965"/>
    <w:rsid w:val="008C04F3"/>
    <w:rsid w:val="008C7445"/>
    <w:rsid w:val="008D450F"/>
    <w:rsid w:val="008D75AF"/>
    <w:rsid w:val="008F019A"/>
    <w:rsid w:val="0092215E"/>
    <w:rsid w:val="009317BA"/>
    <w:rsid w:val="00992652"/>
    <w:rsid w:val="009B3F06"/>
    <w:rsid w:val="009C7637"/>
    <w:rsid w:val="009F1989"/>
    <w:rsid w:val="009F1A19"/>
    <w:rsid w:val="009F7ED3"/>
    <w:rsid w:val="00A12160"/>
    <w:rsid w:val="00A2136A"/>
    <w:rsid w:val="00A24265"/>
    <w:rsid w:val="00A878FB"/>
    <w:rsid w:val="00AA2E44"/>
    <w:rsid w:val="00AB2B44"/>
    <w:rsid w:val="00AE2367"/>
    <w:rsid w:val="00AE6AFE"/>
    <w:rsid w:val="00AE7366"/>
    <w:rsid w:val="00AF6508"/>
    <w:rsid w:val="00B37077"/>
    <w:rsid w:val="00B433A2"/>
    <w:rsid w:val="00B54BC7"/>
    <w:rsid w:val="00B57B2F"/>
    <w:rsid w:val="00B6011E"/>
    <w:rsid w:val="00B80E7D"/>
    <w:rsid w:val="00B90506"/>
    <w:rsid w:val="00B933CE"/>
    <w:rsid w:val="00BA0C59"/>
    <w:rsid w:val="00BA2431"/>
    <w:rsid w:val="00BA3D15"/>
    <w:rsid w:val="00BA5765"/>
    <w:rsid w:val="00BB1904"/>
    <w:rsid w:val="00BD4F51"/>
    <w:rsid w:val="00BE4205"/>
    <w:rsid w:val="00BE6E4C"/>
    <w:rsid w:val="00C03C69"/>
    <w:rsid w:val="00C2525B"/>
    <w:rsid w:val="00C25B48"/>
    <w:rsid w:val="00C6067A"/>
    <w:rsid w:val="00C637D4"/>
    <w:rsid w:val="00C735C6"/>
    <w:rsid w:val="00CD2A42"/>
    <w:rsid w:val="00CE1C0A"/>
    <w:rsid w:val="00CF2642"/>
    <w:rsid w:val="00CF2830"/>
    <w:rsid w:val="00CF7902"/>
    <w:rsid w:val="00D11048"/>
    <w:rsid w:val="00D36360"/>
    <w:rsid w:val="00D43B52"/>
    <w:rsid w:val="00D551A5"/>
    <w:rsid w:val="00D7375B"/>
    <w:rsid w:val="00DA6AAF"/>
    <w:rsid w:val="00DC72DF"/>
    <w:rsid w:val="00DE6996"/>
    <w:rsid w:val="00DF07A8"/>
    <w:rsid w:val="00E52A09"/>
    <w:rsid w:val="00E54E6D"/>
    <w:rsid w:val="00E66CEA"/>
    <w:rsid w:val="00E73AD5"/>
    <w:rsid w:val="00E74DD5"/>
    <w:rsid w:val="00E83635"/>
    <w:rsid w:val="00EB4962"/>
    <w:rsid w:val="00EC5078"/>
    <w:rsid w:val="00EE3C15"/>
    <w:rsid w:val="00EE55CA"/>
    <w:rsid w:val="00EF1CF1"/>
    <w:rsid w:val="00F05DC0"/>
    <w:rsid w:val="00F2642C"/>
    <w:rsid w:val="00F50CC3"/>
    <w:rsid w:val="00F724F9"/>
    <w:rsid w:val="00F7311D"/>
    <w:rsid w:val="00FD33BD"/>
    <w:rsid w:val="00FD6136"/>
    <w:rsid w:val="00FE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DA82"/>
  <w15:chartTrackingRefBased/>
  <w15:docId w15:val="{EFD266A7-D2D9-4A77-A52B-E4C49200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E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DD5"/>
    <w:pPr>
      <w:ind w:left="720"/>
      <w:contextualSpacing/>
    </w:pPr>
  </w:style>
  <w:style w:type="paragraph" w:styleId="NoSpacing">
    <w:name w:val="No Spacing"/>
    <w:uiPriority w:val="1"/>
    <w:qFormat/>
    <w:rsid w:val="00803E2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03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9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2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2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6E77C-3201-4046-89B2-DAB6972CE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3428</TotalTime>
  <Pages>1</Pages>
  <Words>11709</Words>
  <Characters>66747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kachhadiya</dc:creator>
  <cp:keywords/>
  <dc:description/>
  <cp:lastModifiedBy>pradip kachhadiya</cp:lastModifiedBy>
  <cp:revision>41</cp:revision>
  <dcterms:created xsi:type="dcterms:W3CDTF">2020-07-27T11:45:00Z</dcterms:created>
  <dcterms:modified xsi:type="dcterms:W3CDTF">2020-08-08T19:26:00Z</dcterms:modified>
</cp:coreProperties>
</file>